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B4AE302" w14:textId="6FDB6189" w:rsidR="0003483D" w:rsidRPr="00C216CC" w:rsidRDefault="00C216CC" w:rsidP="00BF738C">
      <w:pPr>
        <w:jc w:val="center"/>
        <w:rPr>
          <w:rFonts w:ascii="Arial" w:hAnsi="Arial" w:cs="Arial"/>
          <w:szCs w:val="22"/>
        </w:rPr>
      </w:pPr>
      <w:r w:rsidRPr="00C216CC">
        <w:rPr>
          <w:rFonts w:ascii="Arial" w:eastAsia="Calibri" w:hAnsi="Arial" w:cs="Arial"/>
          <w:b/>
          <w:szCs w:val="22"/>
        </w:rPr>
        <w:t>Predictive-SHM: An open-source, extensible software toolkit for multi-sensor structural health monitoring and time-series prediction</w:t>
      </w:r>
    </w:p>
    <w:p w14:paraId="152D681C" w14:textId="77777777" w:rsidR="00406110" w:rsidRDefault="00C216CC" w:rsidP="00406110">
      <w:pPr>
        <w:spacing w:after="0" w:line="240" w:lineRule="auto"/>
        <w:jc w:val="center"/>
        <w:rPr>
          <w:rFonts w:ascii="Arial" w:hAnsi="Arial" w:cs="Arial"/>
          <w:szCs w:val="22"/>
        </w:rPr>
      </w:pPr>
      <w:proofErr w:type="spellStart"/>
      <w:r w:rsidRPr="00C216CC">
        <w:rPr>
          <w:rFonts w:ascii="Arial" w:hAnsi="Arial" w:cs="Arial"/>
          <w:szCs w:val="22"/>
        </w:rPr>
        <w:t>Siran</w:t>
      </w:r>
      <w:proofErr w:type="spellEnd"/>
      <w:r w:rsidRPr="00C216CC">
        <w:rPr>
          <w:rFonts w:ascii="Arial" w:hAnsi="Arial" w:cs="Arial"/>
          <w:szCs w:val="22"/>
        </w:rPr>
        <w:t xml:space="preserve"> </w:t>
      </w:r>
      <w:proofErr w:type="spellStart"/>
      <w:proofErr w:type="gramStart"/>
      <w:r w:rsidRPr="00C216CC">
        <w:rPr>
          <w:rFonts w:ascii="Arial" w:hAnsi="Arial" w:cs="Arial"/>
          <w:szCs w:val="22"/>
        </w:rPr>
        <w:t>Yang</w:t>
      </w:r>
      <w:r w:rsidRPr="00BF738C">
        <w:rPr>
          <w:rFonts w:ascii="Arial" w:hAnsi="Arial" w:cs="Arial"/>
          <w:szCs w:val="22"/>
          <w:vertAlign w:val="superscript"/>
        </w:rPr>
        <w:t>a,b</w:t>
      </w:r>
      <w:proofErr w:type="spellEnd"/>
      <w:proofErr w:type="gramEnd"/>
      <w:r w:rsidRPr="00C216CC">
        <w:rPr>
          <w:rFonts w:ascii="Arial" w:hAnsi="Arial" w:cs="Arial"/>
          <w:szCs w:val="22"/>
        </w:rPr>
        <w:t xml:space="preserve"> </w:t>
      </w:r>
      <w:r w:rsidR="00406110">
        <w:rPr>
          <w:rFonts w:ascii="Arial" w:hAnsi="Arial" w:cs="Arial"/>
          <w:szCs w:val="22"/>
        </w:rPr>
        <w:t>,</w:t>
      </w:r>
      <w:proofErr w:type="spellStart"/>
      <w:r w:rsidRPr="00C216CC">
        <w:rPr>
          <w:rFonts w:ascii="Arial" w:hAnsi="Arial" w:cs="Arial"/>
          <w:szCs w:val="22"/>
        </w:rPr>
        <w:t>Mengyao</w:t>
      </w:r>
      <w:proofErr w:type="spellEnd"/>
      <w:r w:rsidRPr="00C216CC">
        <w:rPr>
          <w:rFonts w:ascii="Arial" w:hAnsi="Arial" w:cs="Arial"/>
          <w:szCs w:val="22"/>
        </w:rPr>
        <w:t xml:space="preserve"> </w:t>
      </w:r>
      <w:proofErr w:type="spellStart"/>
      <w:r w:rsidRPr="00C216CC">
        <w:rPr>
          <w:rFonts w:ascii="Arial" w:hAnsi="Arial" w:cs="Arial"/>
          <w:szCs w:val="22"/>
        </w:rPr>
        <w:t>Li</w:t>
      </w:r>
      <w:r w:rsidRPr="00BF738C">
        <w:rPr>
          <w:rFonts w:ascii="Arial" w:hAnsi="Arial" w:cs="Arial"/>
          <w:szCs w:val="22"/>
          <w:vertAlign w:val="superscript"/>
        </w:rPr>
        <w:t>c</w:t>
      </w:r>
      <w:proofErr w:type="spellEnd"/>
      <w:r w:rsidRPr="00C216CC">
        <w:rPr>
          <w:rFonts w:ascii="Arial" w:hAnsi="Arial" w:cs="Arial"/>
          <w:szCs w:val="22"/>
        </w:rPr>
        <w:t xml:space="preserve"> </w:t>
      </w:r>
      <w:r w:rsidR="00406110">
        <w:rPr>
          <w:rFonts w:ascii="Arial" w:hAnsi="Arial" w:cs="Arial"/>
          <w:szCs w:val="22"/>
        </w:rPr>
        <w:t>,</w:t>
      </w:r>
      <w:r w:rsidRPr="00C216CC">
        <w:rPr>
          <w:rFonts w:ascii="Arial" w:hAnsi="Arial" w:cs="Arial"/>
          <w:szCs w:val="22"/>
        </w:rPr>
        <w:t xml:space="preserve"> </w:t>
      </w:r>
      <w:proofErr w:type="spellStart"/>
      <w:r w:rsidRPr="00C216CC">
        <w:rPr>
          <w:rFonts w:ascii="Arial" w:hAnsi="Arial" w:cs="Arial"/>
          <w:szCs w:val="22"/>
        </w:rPr>
        <w:t>Ji’an</w:t>
      </w:r>
      <w:proofErr w:type="spellEnd"/>
      <w:r w:rsidRPr="00C216CC">
        <w:rPr>
          <w:rFonts w:ascii="Arial" w:hAnsi="Arial" w:cs="Arial"/>
          <w:szCs w:val="22"/>
        </w:rPr>
        <w:t xml:space="preserve"> </w:t>
      </w:r>
      <w:proofErr w:type="spellStart"/>
      <w:r w:rsidRPr="00C216CC">
        <w:rPr>
          <w:rFonts w:ascii="Arial" w:hAnsi="Arial" w:cs="Arial"/>
          <w:szCs w:val="22"/>
        </w:rPr>
        <w:t>Liao</w:t>
      </w:r>
      <w:r w:rsidRPr="00BF738C">
        <w:rPr>
          <w:rFonts w:ascii="Arial" w:hAnsi="Arial" w:cs="Arial"/>
          <w:szCs w:val="22"/>
          <w:vertAlign w:val="superscript"/>
        </w:rPr>
        <w:t>a,b</w:t>
      </w:r>
      <w:proofErr w:type="spellEnd"/>
      <w:r w:rsidRPr="00C216CC">
        <w:rPr>
          <w:rFonts w:ascii="Arial" w:hAnsi="Arial" w:cs="Arial"/>
          <w:szCs w:val="22"/>
        </w:rPr>
        <w:t xml:space="preserve"> </w:t>
      </w:r>
      <w:r w:rsidR="00406110">
        <w:rPr>
          <w:rFonts w:ascii="Arial" w:hAnsi="Arial" w:cs="Arial"/>
          <w:szCs w:val="22"/>
        </w:rPr>
        <w:t>,</w:t>
      </w:r>
      <w:proofErr w:type="spellStart"/>
      <w:r w:rsidRPr="00C216CC">
        <w:rPr>
          <w:rFonts w:ascii="Arial" w:hAnsi="Arial" w:cs="Arial"/>
          <w:szCs w:val="22"/>
        </w:rPr>
        <w:t>JianmingWang</w:t>
      </w:r>
      <w:r w:rsidRPr="00BF738C">
        <w:rPr>
          <w:rFonts w:ascii="Arial" w:hAnsi="Arial" w:cs="Arial"/>
          <w:szCs w:val="22"/>
          <w:vertAlign w:val="superscript"/>
        </w:rPr>
        <w:t>a,b</w:t>
      </w:r>
      <w:proofErr w:type="spellEnd"/>
      <w:r w:rsidRPr="00C216CC">
        <w:rPr>
          <w:rFonts w:ascii="Arial" w:hAnsi="Arial" w:cs="Arial"/>
          <w:szCs w:val="22"/>
        </w:rPr>
        <w:t xml:space="preserve"> </w:t>
      </w:r>
      <w:r w:rsidR="00406110">
        <w:rPr>
          <w:rFonts w:ascii="Arial" w:hAnsi="Arial" w:cs="Arial"/>
          <w:szCs w:val="22"/>
        </w:rPr>
        <w:t>,</w:t>
      </w:r>
      <w:proofErr w:type="spellStart"/>
      <w:r w:rsidRPr="00C216CC">
        <w:rPr>
          <w:rFonts w:ascii="Arial" w:hAnsi="Arial" w:cs="Arial"/>
          <w:szCs w:val="22"/>
        </w:rPr>
        <w:t>Dengke</w:t>
      </w:r>
      <w:proofErr w:type="spellEnd"/>
      <w:r w:rsidRPr="00C216CC">
        <w:rPr>
          <w:rFonts w:ascii="Arial" w:hAnsi="Arial" w:cs="Arial"/>
          <w:szCs w:val="22"/>
        </w:rPr>
        <w:t xml:space="preserve"> </w:t>
      </w:r>
      <w:proofErr w:type="spellStart"/>
      <w:r w:rsidRPr="00C216CC">
        <w:rPr>
          <w:rFonts w:ascii="Arial" w:hAnsi="Arial" w:cs="Arial"/>
          <w:szCs w:val="22"/>
        </w:rPr>
        <w:t>Zhao</w:t>
      </w:r>
      <w:r w:rsidRPr="00BF738C">
        <w:rPr>
          <w:rFonts w:ascii="Arial" w:hAnsi="Arial" w:cs="Arial"/>
          <w:szCs w:val="22"/>
          <w:vertAlign w:val="superscript"/>
        </w:rPr>
        <w:t>a,b</w:t>
      </w:r>
      <w:proofErr w:type="spellEnd"/>
      <w:r w:rsidRPr="00C216CC">
        <w:rPr>
          <w:rFonts w:ascii="Arial" w:hAnsi="Arial" w:cs="Arial"/>
          <w:szCs w:val="22"/>
        </w:rPr>
        <w:t xml:space="preserve"> </w:t>
      </w:r>
      <w:r w:rsidR="00406110">
        <w:rPr>
          <w:rFonts w:ascii="Arial" w:hAnsi="Arial" w:cs="Arial"/>
          <w:szCs w:val="22"/>
        </w:rPr>
        <w:t>,</w:t>
      </w:r>
      <w:r w:rsidRPr="00C216CC">
        <w:rPr>
          <w:rFonts w:ascii="Arial" w:hAnsi="Arial" w:cs="Arial"/>
          <w:szCs w:val="22"/>
        </w:rPr>
        <w:t xml:space="preserve"> </w:t>
      </w:r>
      <w:proofErr w:type="spellStart"/>
      <w:r w:rsidRPr="00C216CC">
        <w:rPr>
          <w:rFonts w:ascii="Arial" w:hAnsi="Arial" w:cs="Arial"/>
          <w:szCs w:val="22"/>
        </w:rPr>
        <w:t>Zhaoyan</w:t>
      </w:r>
      <w:proofErr w:type="spellEnd"/>
      <w:r w:rsidRPr="00C216CC">
        <w:rPr>
          <w:rFonts w:ascii="Arial" w:hAnsi="Arial" w:cs="Arial"/>
          <w:szCs w:val="22"/>
        </w:rPr>
        <w:t xml:space="preserve"> </w:t>
      </w:r>
      <w:proofErr w:type="spellStart"/>
      <w:r w:rsidRPr="00C216CC">
        <w:rPr>
          <w:rFonts w:ascii="Arial" w:hAnsi="Arial" w:cs="Arial"/>
          <w:szCs w:val="22"/>
        </w:rPr>
        <w:t>Li</w:t>
      </w:r>
      <w:r w:rsidRPr="00BF738C">
        <w:rPr>
          <w:rFonts w:ascii="Arial" w:hAnsi="Arial" w:cs="Arial"/>
          <w:szCs w:val="22"/>
          <w:vertAlign w:val="superscript"/>
        </w:rPr>
        <w:t>a,b</w:t>
      </w:r>
      <w:proofErr w:type="spellEnd"/>
      <w:r w:rsidRPr="00C216CC">
        <w:rPr>
          <w:rFonts w:ascii="Arial" w:hAnsi="Arial" w:cs="Arial"/>
          <w:szCs w:val="22"/>
        </w:rPr>
        <w:t xml:space="preserve"> </w:t>
      </w:r>
      <w:r w:rsidR="00406110">
        <w:rPr>
          <w:rFonts w:ascii="Arial" w:hAnsi="Arial" w:cs="Arial"/>
          <w:szCs w:val="22"/>
        </w:rPr>
        <w:t>,</w:t>
      </w:r>
    </w:p>
    <w:p w14:paraId="433170CD" w14:textId="0D371500" w:rsidR="00C216CC" w:rsidRPr="00C216CC" w:rsidRDefault="00C216CC" w:rsidP="00BF738C">
      <w:pPr>
        <w:spacing w:after="0" w:line="240" w:lineRule="auto"/>
        <w:jc w:val="center"/>
        <w:rPr>
          <w:rFonts w:ascii="Arial" w:hAnsi="Arial" w:cs="Arial"/>
          <w:szCs w:val="22"/>
        </w:rPr>
      </w:pPr>
      <w:proofErr w:type="spellStart"/>
      <w:r w:rsidRPr="00C216CC">
        <w:rPr>
          <w:rFonts w:ascii="Arial" w:hAnsi="Arial" w:cs="Arial"/>
          <w:szCs w:val="22"/>
        </w:rPr>
        <w:t>Zifa</w:t>
      </w:r>
      <w:proofErr w:type="spellEnd"/>
      <w:r w:rsidRPr="00C216CC">
        <w:rPr>
          <w:rFonts w:ascii="Arial" w:hAnsi="Arial" w:cs="Arial"/>
          <w:szCs w:val="22"/>
        </w:rPr>
        <w:t xml:space="preserve"> </w:t>
      </w:r>
      <w:proofErr w:type="spellStart"/>
      <w:proofErr w:type="gramStart"/>
      <w:r w:rsidRPr="00C216CC">
        <w:rPr>
          <w:rFonts w:ascii="Arial" w:hAnsi="Arial" w:cs="Arial"/>
          <w:szCs w:val="22"/>
        </w:rPr>
        <w:t>Wang</w:t>
      </w:r>
      <w:r w:rsidRPr="00BF738C">
        <w:rPr>
          <w:rFonts w:ascii="Arial" w:hAnsi="Arial" w:cs="Arial"/>
          <w:szCs w:val="22"/>
          <w:vertAlign w:val="superscript"/>
        </w:rPr>
        <w:t>a,b</w:t>
      </w:r>
      <w:proofErr w:type="spellEnd"/>
      <w:proofErr w:type="gramEnd"/>
      <w:r w:rsidRPr="00BF738C">
        <w:rPr>
          <w:rFonts w:ascii="Arial" w:hAnsi="Arial" w:cs="Arial"/>
          <w:szCs w:val="22"/>
          <w:vertAlign w:val="superscript"/>
        </w:rPr>
        <w:t>,*</w:t>
      </w:r>
    </w:p>
    <w:p w14:paraId="5AC1375F" w14:textId="77777777" w:rsidR="00C216CC" w:rsidRPr="00C216CC" w:rsidRDefault="00C216CC" w:rsidP="00BF738C">
      <w:pPr>
        <w:spacing w:after="0" w:line="240" w:lineRule="auto"/>
        <w:jc w:val="both"/>
        <w:rPr>
          <w:rFonts w:ascii="Arial" w:hAnsi="Arial" w:cs="Arial"/>
          <w:szCs w:val="22"/>
        </w:rPr>
      </w:pPr>
      <w:proofErr w:type="gramStart"/>
      <w:r w:rsidRPr="00C216CC">
        <w:rPr>
          <w:rFonts w:ascii="Arial" w:hAnsi="Arial" w:cs="Arial"/>
          <w:szCs w:val="22"/>
        </w:rPr>
        <w:t>a)Key</w:t>
      </w:r>
      <w:proofErr w:type="gramEnd"/>
      <w:r w:rsidRPr="00C216CC">
        <w:rPr>
          <w:rFonts w:ascii="Arial" w:hAnsi="Arial" w:cs="Arial"/>
          <w:szCs w:val="22"/>
        </w:rPr>
        <w:t xml:space="preserve"> Laboratory of Earthquake Engineering and Engineering Vibration, Institute of Engineering Mechanics, China Earthquake Administration, Harbin 150080, China</w:t>
      </w:r>
    </w:p>
    <w:p w14:paraId="41761B9E" w14:textId="77777777" w:rsidR="00C216CC" w:rsidRPr="00C216CC" w:rsidRDefault="00C216CC" w:rsidP="00BF738C">
      <w:pPr>
        <w:spacing w:after="0" w:line="240" w:lineRule="auto"/>
        <w:jc w:val="both"/>
        <w:rPr>
          <w:rFonts w:ascii="Arial" w:hAnsi="Arial" w:cs="Arial"/>
          <w:szCs w:val="22"/>
        </w:rPr>
      </w:pPr>
      <w:proofErr w:type="gramStart"/>
      <w:r w:rsidRPr="00C216CC">
        <w:rPr>
          <w:rFonts w:ascii="Arial" w:hAnsi="Arial" w:cs="Arial"/>
          <w:szCs w:val="22"/>
        </w:rPr>
        <w:t>b)Key</w:t>
      </w:r>
      <w:proofErr w:type="gramEnd"/>
      <w:r w:rsidRPr="00C216CC">
        <w:rPr>
          <w:rFonts w:ascii="Arial" w:hAnsi="Arial" w:cs="Arial"/>
          <w:szCs w:val="22"/>
        </w:rPr>
        <w:t xml:space="preserve"> Laboratory Earthquake Disaster Mitigation, Ministry of Emergency Management, Harbin 150080, China</w:t>
      </w:r>
    </w:p>
    <w:p w14:paraId="38B53E27" w14:textId="7821D0D6" w:rsidR="0003483D" w:rsidRDefault="00C216CC" w:rsidP="00BF738C">
      <w:pPr>
        <w:spacing w:after="0" w:line="240" w:lineRule="auto"/>
        <w:jc w:val="both"/>
        <w:rPr>
          <w:rFonts w:ascii="Arial" w:hAnsi="Arial" w:cs="Arial"/>
          <w:szCs w:val="22"/>
        </w:rPr>
      </w:pPr>
      <w:r w:rsidRPr="00C216CC">
        <w:rPr>
          <w:rFonts w:ascii="Arial" w:hAnsi="Arial" w:cs="Arial"/>
          <w:szCs w:val="22"/>
        </w:rPr>
        <w:t>c)School of Civil Engineering and Architecture, Henan University, Kaifeng, 475000, China</w:t>
      </w:r>
    </w:p>
    <w:p w14:paraId="44559CD9" w14:textId="11C474C5" w:rsidR="00406110" w:rsidRDefault="00406110" w:rsidP="00BF738C">
      <w:pPr>
        <w:spacing w:after="0" w:line="240" w:lineRule="auto"/>
        <w:jc w:val="both"/>
        <w:rPr>
          <w:rFonts w:ascii="Arial" w:hAnsi="Arial" w:cs="Arial"/>
          <w:szCs w:val="22"/>
        </w:rPr>
      </w:pPr>
    </w:p>
    <w:p w14:paraId="7D0B51B1" w14:textId="5CDFE223" w:rsidR="00406110" w:rsidRPr="00406110" w:rsidRDefault="00406110" w:rsidP="00BF738C">
      <w:pPr>
        <w:spacing w:after="0" w:line="240" w:lineRule="auto"/>
        <w:jc w:val="both"/>
        <w:rPr>
          <w:rFonts w:ascii="Arial" w:hAnsi="Arial" w:cs="Arial"/>
          <w:szCs w:val="22"/>
        </w:rPr>
      </w:pPr>
      <w:r w:rsidRPr="00406110">
        <w:rPr>
          <w:rFonts w:ascii="Arial" w:hAnsi="Arial" w:cs="Arial"/>
          <w:szCs w:val="22"/>
        </w:rPr>
        <w:t xml:space="preserve">* Corresponding Author: </w:t>
      </w:r>
      <w:proofErr w:type="spellStart"/>
      <w:r>
        <w:rPr>
          <w:rFonts w:ascii="Arial" w:hAnsi="Arial" w:cs="Arial"/>
          <w:szCs w:val="22"/>
        </w:rPr>
        <w:t>Zifa</w:t>
      </w:r>
      <w:proofErr w:type="spellEnd"/>
      <w:r>
        <w:rPr>
          <w:rFonts w:ascii="Arial" w:hAnsi="Arial" w:cs="Arial"/>
          <w:szCs w:val="22"/>
        </w:rPr>
        <w:t xml:space="preserve"> Wang</w:t>
      </w:r>
    </w:p>
    <w:p w14:paraId="3649FF7E" w14:textId="10641FBF" w:rsidR="00406110" w:rsidRPr="00406110" w:rsidRDefault="00406110" w:rsidP="00BF738C">
      <w:pPr>
        <w:spacing w:after="0" w:line="240" w:lineRule="auto"/>
        <w:jc w:val="both"/>
        <w:rPr>
          <w:rFonts w:ascii="Arial" w:hAnsi="Arial" w:cs="Arial"/>
          <w:szCs w:val="22"/>
        </w:rPr>
      </w:pPr>
      <w:r w:rsidRPr="00406110">
        <w:rPr>
          <w:rFonts w:ascii="Arial" w:hAnsi="Arial" w:cs="Arial"/>
          <w:szCs w:val="22"/>
        </w:rPr>
        <w:t>E-mail address:</w:t>
      </w:r>
      <w:r>
        <w:rPr>
          <w:rFonts w:ascii="Arial" w:hAnsi="Arial" w:cs="Arial"/>
          <w:szCs w:val="22"/>
        </w:rPr>
        <w:t xml:space="preserve"> </w:t>
      </w:r>
      <w:r w:rsidRPr="00406110">
        <w:rPr>
          <w:rFonts w:ascii="Arial" w:hAnsi="Arial" w:cs="Arial"/>
          <w:szCs w:val="22"/>
        </w:rPr>
        <w:t xml:space="preserve"> </w:t>
      </w:r>
      <w:r>
        <w:rPr>
          <w:rFonts w:ascii="Arial" w:hAnsi="Arial" w:cs="Arial"/>
          <w:szCs w:val="22"/>
        </w:rPr>
        <w:t>zifa@iem.ac.cn</w:t>
      </w:r>
    </w:p>
    <w:p w14:paraId="38C05D31" w14:textId="4FDB58EB" w:rsidR="00406110" w:rsidRPr="00883C55" w:rsidRDefault="00406110" w:rsidP="00BF738C">
      <w:pPr>
        <w:spacing w:after="0" w:line="240" w:lineRule="auto"/>
        <w:jc w:val="both"/>
        <w:rPr>
          <w:rFonts w:ascii="Arial" w:hAnsi="Arial" w:cs="Arial"/>
          <w:szCs w:val="22"/>
        </w:rPr>
      </w:pPr>
      <w:r w:rsidRPr="00406110">
        <w:rPr>
          <w:rFonts w:ascii="Arial" w:hAnsi="Arial" w:cs="Arial"/>
          <w:szCs w:val="22"/>
        </w:rPr>
        <w:t xml:space="preserve">Full mailing address: Institute of Engineering Mechanics, China Earthquake Administration, No.29 </w:t>
      </w:r>
      <w:proofErr w:type="spellStart"/>
      <w:r w:rsidRPr="00406110">
        <w:rPr>
          <w:rFonts w:ascii="Arial" w:hAnsi="Arial" w:cs="Arial"/>
          <w:szCs w:val="22"/>
        </w:rPr>
        <w:t>Xuefu</w:t>
      </w:r>
      <w:proofErr w:type="spellEnd"/>
      <w:r w:rsidRPr="00406110">
        <w:rPr>
          <w:rFonts w:ascii="Arial" w:hAnsi="Arial" w:cs="Arial"/>
          <w:szCs w:val="22"/>
        </w:rPr>
        <w:t xml:space="preserve"> Road, Harbin 150080, China</w:t>
      </w:r>
    </w:p>
    <w:p w14:paraId="0AB0CA3F" w14:textId="77777777" w:rsidR="00F55829" w:rsidRDefault="00657B03" w:rsidP="001E3522">
      <w:pPr>
        <w:pStyle w:val="1"/>
        <w:tabs>
          <w:tab w:val="left" w:pos="5244"/>
        </w:tabs>
        <w:spacing w:before="0" w:line="240" w:lineRule="auto"/>
        <w:rPr>
          <w:rFonts w:ascii="Arial" w:hAnsi="Arial" w:cs="Arial"/>
          <w:b w:val="0"/>
          <w:sz w:val="22"/>
          <w:szCs w:val="22"/>
        </w:rPr>
      </w:pPr>
      <w:bookmarkStart w:id="0" w:name="_Toc224732276"/>
      <w:r w:rsidRPr="00883C55">
        <w:rPr>
          <w:rFonts w:ascii="Arial" w:hAnsi="Arial" w:cs="Arial"/>
          <w:bCs/>
          <w:sz w:val="22"/>
          <w:szCs w:val="22"/>
        </w:rPr>
        <w:t>Abstract</w:t>
      </w:r>
      <w:r w:rsidR="00B97E6E" w:rsidRPr="00883C55">
        <w:rPr>
          <w:rFonts w:ascii="Arial" w:hAnsi="Arial" w:cs="Arial"/>
          <w:b w:val="0"/>
          <w:sz w:val="22"/>
          <w:szCs w:val="22"/>
        </w:rPr>
        <w:t xml:space="preserve"> </w:t>
      </w:r>
      <w:bookmarkEnd w:id="0"/>
    </w:p>
    <w:p w14:paraId="03FBD548" w14:textId="52C82C97" w:rsidR="00C216CC" w:rsidRPr="00BF738C" w:rsidRDefault="00406F82" w:rsidP="00C40F76">
      <w:pPr>
        <w:pStyle w:val="afa"/>
        <w:ind w:firstLineChars="200" w:firstLine="440"/>
        <w:jc w:val="both"/>
        <w:rPr>
          <w:rFonts w:ascii="Arial" w:hAnsi="Arial" w:cs="Arial"/>
          <w:i/>
          <w:iCs/>
          <w:lang w:val="en-US"/>
        </w:rPr>
      </w:pPr>
      <w:r w:rsidRPr="00BF738C">
        <w:rPr>
          <w:rFonts w:ascii="Arial" w:hAnsi="Arial" w:cs="Arial"/>
        </w:rPr>
        <w:t xml:space="preserve">Predictive-SHM is a lightweight, extensible open-source software toolkit for structural health monitoring (SHM). Addressing the gap between advanced algorithms and engineering practice, as well as high system integration barriers, it offers an end-to-end workflow with a pluggable model architecture for time-series prediction. The paper describes its modular architecture, multi-source data fusion, and alerting strategy. System stability and reproducibility are demonstrated via a case study on the </w:t>
      </w:r>
      <w:proofErr w:type="spellStart"/>
      <w:r w:rsidRPr="00BF738C">
        <w:rPr>
          <w:rFonts w:ascii="Arial" w:hAnsi="Arial" w:cs="Arial"/>
        </w:rPr>
        <w:t>Yuhuang</w:t>
      </w:r>
      <w:proofErr w:type="spellEnd"/>
      <w:r w:rsidRPr="00BF738C">
        <w:rPr>
          <w:rFonts w:ascii="Arial" w:hAnsi="Arial" w:cs="Arial"/>
        </w:rPr>
        <w:t xml:space="preserve"> Pavilion historic building. By open-sourcing the toolkit, Predictive-SHM aims to reduce barriers in transitioning SHM from laboratory research to practical applications.</w:t>
      </w:r>
    </w:p>
    <w:p w14:paraId="108BE7F8" w14:textId="77777777" w:rsidR="001E3522" w:rsidRDefault="00657B03" w:rsidP="001E3522">
      <w:pPr>
        <w:pStyle w:val="1"/>
        <w:spacing w:before="0" w:line="240" w:lineRule="auto"/>
        <w:rPr>
          <w:rFonts w:ascii="Arial" w:eastAsia="Calibri" w:hAnsi="Arial" w:cs="Arial"/>
          <w:sz w:val="22"/>
          <w:szCs w:val="22"/>
        </w:rPr>
      </w:pPr>
      <w:bookmarkStart w:id="1" w:name="_Toc224732277"/>
      <w:r w:rsidRPr="00883C55">
        <w:rPr>
          <w:rFonts w:ascii="Arial" w:eastAsia="Calibri" w:hAnsi="Arial" w:cs="Arial"/>
          <w:sz w:val="22"/>
          <w:szCs w:val="22"/>
        </w:rPr>
        <w:t>Keywords</w:t>
      </w:r>
      <w:bookmarkEnd w:id="1"/>
      <w:r w:rsidR="00276BFF" w:rsidRPr="00883C55">
        <w:rPr>
          <w:rFonts w:ascii="Arial" w:eastAsia="Calibri" w:hAnsi="Arial" w:cs="Arial"/>
          <w:sz w:val="22"/>
          <w:szCs w:val="22"/>
        </w:rPr>
        <w:t xml:space="preserve"> </w:t>
      </w:r>
      <w:bookmarkStart w:id="2" w:name="_Hlk73536342"/>
    </w:p>
    <w:bookmarkEnd w:id="2"/>
    <w:p w14:paraId="5F0E5E0D" w14:textId="64C08FC9" w:rsidR="00276BFF" w:rsidRPr="00883C55" w:rsidRDefault="00406F82" w:rsidP="00BF738C">
      <w:pPr>
        <w:pStyle w:val="afa"/>
        <w:jc w:val="both"/>
      </w:pPr>
      <w:r w:rsidRPr="00BF738C">
        <w:rPr>
          <w:rFonts w:ascii="Arial" w:hAnsi="Arial" w:cs="Arial"/>
        </w:rPr>
        <w:t>Structural health monitoring</w:t>
      </w:r>
      <w:r w:rsidR="00173834">
        <w:rPr>
          <w:rFonts w:ascii="Arial" w:hAnsi="Arial" w:cs="Arial"/>
        </w:rPr>
        <w:t>;</w:t>
      </w:r>
      <w:r w:rsidRPr="00BF738C">
        <w:rPr>
          <w:rFonts w:ascii="Arial" w:hAnsi="Arial" w:cs="Arial"/>
        </w:rPr>
        <w:t xml:space="preserve"> Time series prediction</w:t>
      </w:r>
      <w:r w:rsidR="00173834">
        <w:rPr>
          <w:rFonts w:ascii="Arial" w:hAnsi="Arial" w:cs="Arial"/>
        </w:rPr>
        <w:t>;</w:t>
      </w:r>
      <w:r w:rsidRPr="00BF738C">
        <w:rPr>
          <w:rFonts w:ascii="Arial" w:hAnsi="Arial" w:cs="Arial"/>
        </w:rPr>
        <w:t xml:space="preserve"> </w:t>
      </w:r>
      <w:proofErr w:type="gramStart"/>
      <w:r w:rsidRPr="00BF738C">
        <w:rPr>
          <w:rFonts w:ascii="Arial" w:hAnsi="Arial" w:cs="Arial"/>
        </w:rPr>
        <w:t>Multi-sensor</w:t>
      </w:r>
      <w:proofErr w:type="gramEnd"/>
      <w:r w:rsidRPr="00BF738C">
        <w:rPr>
          <w:rFonts w:ascii="Arial" w:hAnsi="Arial" w:cs="Arial"/>
        </w:rPr>
        <w:t xml:space="preserve"> data fusion</w:t>
      </w:r>
      <w:r w:rsidR="00173834">
        <w:rPr>
          <w:rFonts w:ascii="Arial" w:hAnsi="Arial" w:cs="Arial"/>
        </w:rPr>
        <w:t>;</w:t>
      </w:r>
      <w:r w:rsidRPr="00BF738C">
        <w:rPr>
          <w:rFonts w:ascii="Arial" w:hAnsi="Arial" w:cs="Arial"/>
        </w:rPr>
        <w:t xml:space="preserve"> Open-source software</w:t>
      </w:r>
    </w:p>
    <w:p w14:paraId="42B80A20" w14:textId="350036B7" w:rsidR="00DD67E2" w:rsidRPr="00883C55" w:rsidDel="00AA1266" w:rsidRDefault="007A0305" w:rsidP="001E3522">
      <w:pPr>
        <w:pStyle w:val="1"/>
        <w:spacing w:before="0" w:line="240" w:lineRule="auto"/>
        <w:rPr>
          <w:del w:id="3" w:author="思寒 *" w:date="2026-04-21T09:09:00Z"/>
          <w:rFonts w:ascii="Arial" w:hAnsi="Arial" w:cs="Arial"/>
          <w:sz w:val="22"/>
          <w:szCs w:val="22"/>
        </w:rPr>
      </w:pPr>
      <w:bookmarkStart w:id="4" w:name="_Toc224732278"/>
      <w:r w:rsidRPr="00883C55">
        <w:rPr>
          <w:rFonts w:ascii="Arial" w:eastAsia="Calibri" w:hAnsi="Arial" w:cs="Arial"/>
          <w:sz w:val="22"/>
          <w:szCs w:val="22"/>
        </w:rPr>
        <w:t>M</w:t>
      </w:r>
      <w:r w:rsidR="00B97E6E" w:rsidRPr="00883C55">
        <w:rPr>
          <w:rFonts w:ascii="Arial" w:eastAsia="Calibri" w:hAnsi="Arial" w:cs="Arial"/>
          <w:sz w:val="22"/>
          <w:szCs w:val="22"/>
        </w:rPr>
        <w:t>etadata</w:t>
      </w:r>
      <w:bookmarkEnd w:id="4"/>
      <w:r w:rsidR="00B97E6E" w:rsidRPr="00883C55">
        <w:rPr>
          <w:rFonts w:ascii="Arial" w:eastAsia="Calibri" w:hAnsi="Arial" w:cs="Arial"/>
          <w:sz w:val="22"/>
          <w:szCs w:val="22"/>
        </w:rPr>
        <w:t xml:space="preserve"> </w:t>
      </w:r>
    </w:p>
    <w:p w14:paraId="092E40C3" w14:textId="2DA4D927" w:rsidR="00C601E5" w:rsidRDefault="00C601E5" w:rsidP="00AA1266">
      <w:pPr>
        <w:pStyle w:val="1"/>
        <w:spacing w:before="0" w:line="240" w:lineRule="auto"/>
        <w:rPr>
          <w:ins w:id="5" w:author="思寒 *" w:date="2026-04-21T09:08:00Z"/>
        </w:rPr>
        <w:pPrChange w:id="6" w:author="思寒 *" w:date="2026-04-21T09:09:00Z">
          <w:pPr/>
        </w:pPrChange>
      </w:pP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554"/>
        <w:gridCol w:w="5357"/>
      </w:tblGrid>
      <w:tr w:rsidR="00AA1266" w:rsidRPr="00883C55" w14:paraId="77078B2C" w14:textId="77777777" w:rsidTr="00261158">
        <w:trPr>
          <w:trHeight w:val="300"/>
          <w:ins w:id="7" w:author="思寒 *" w:date="2026-04-21T09:08:00Z"/>
        </w:trPr>
        <w:tc>
          <w:tcPr>
            <w:tcW w:w="567" w:type="dxa"/>
          </w:tcPr>
          <w:p w14:paraId="67B296B9" w14:textId="77777777" w:rsidR="00AA1266" w:rsidRPr="00883C55" w:rsidRDefault="00AA1266" w:rsidP="00261158">
            <w:pPr>
              <w:rPr>
                <w:ins w:id="8" w:author="思寒 *" w:date="2026-04-21T09:08:00Z"/>
                <w:rFonts w:ascii="Arial" w:hAnsi="Arial" w:cs="Arial"/>
                <w:szCs w:val="22"/>
              </w:rPr>
            </w:pPr>
            <w:ins w:id="9" w:author="思寒 *" w:date="2026-04-21T09:08:00Z">
              <w:r w:rsidRPr="00883C55">
                <w:rPr>
                  <w:rFonts w:ascii="Arial" w:hAnsi="Arial" w:cs="Arial"/>
                  <w:b/>
                  <w:szCs w:val="22"/>
                </w:rPr>
                <w:t>Nr</w:t>
              </w:r>
            </w:ins>
          </w:p>
        </w:tc>
        <w:tc>
          <w:tcPr>
            <w:tcW w:w="3554" w:type="dxa"/>
          </w:tcPr>
          <w:p w14:paraId="494D3623" w14:textId="77777777" w:rsidR="00AA1266" w:rsidRPr="00883C55" w:rsidRDefault="00AA1266" w:rsidP="00261158">
            <w:pPr>
              <w:rPr>
                <w:ins w:id="10" w:author="思寒 *" w:date="2026-04-21T09:08:00Z"/>
                <w:rFonts w:ascii="Arial" w:hAnsi="Arial" w:cs="Arial"/>
                <w:szCs w:val="22"/>
              </w:rPr>
            </w:pPr>
            <w:ins w:id="11" w:author="思寒 *" w:date="2026-04-21T09:08:00Z">
              <w:r>
                <w:rPr>
                  <w:rFonts w:ascii="Arial" w:hAnsi="Arial" w:cs="Arial"/>
                  <w:b/>
                  <w:szCs w:val="22"/>
                </w:rPr>
                <w:t>Software</w:t>
              </w:r>
              <w:r w:rsidRPr="00883C55">
                <w:rPr>
                  <w:rFonts w:ascii="Arial" w:hAnsi="Arial" w:cs="Arial"/>
                  <w:b/>
                  <w:szCs w:val="22"/>
                </w:rPr>
                <w:t xml:space="preserve"> metadata description </w:t>
              </w:r>
            </w:ins>
          </w:p>
        </w:tc>
        <w:tc>
          <w:tcPr>
            <w:tcW w:w="5357" w:type="dxa"/>
          </w:tcPr>
          <w:p w14:paraId="3222AB04" w14:textId="77777777" w:rsidR="00AA1266" w:rsidRPr="00883C55" w:rsidRDefault="00AA1266" w:rsidP="00261158">
            <w:pPr>
              <w:rPr>
                <w:ins w:id="12" w:author="思寒 *" w:date="2026-04-21T09:08:00Z"/>
                <w:rFonts w:ascii="Arial" w:hAnsi="Arial" w:cs="Arial"/>
                <w:szCs w:val="22"/>
              </w:rPr>
            </w:pPr>
            <w:ins w:id="13" w:author="思寒 *" w:date="2026-04-21T09:08:00Z">
              <w:r>
                <w:rPr>
                  <w:rFonts w:ascii="Arial" w:hAnsi="Arial" w:cs="Arial"/>
                  <w:b/>
                  <w:i/>
                  <w:szCs w:val="22"/>
                </w:rPr>
                <w:t>Metadata</w:t>
              </w:r>
            </w:ins>
          </w:p>
        </w:tc>
      </w:tr>
      <w:tr w:rsidR="00AA1266" w:rsidRPr="00BF738C" w14:paraId="48D848A3" w14:textId="77777777" w:rsidTr="00261158">
        <w:trPr>
          <w:trHeight w:val="300"/>
          <w:ins w:id="14" w:author="思寒 *" w:date="2026-04-21T09:08:00Z"/>
        </w:trPr>
        <w:tc>
          <w:tcPr>
            <w:tcW w:w="567" w:type="dxa"/>
          </w:tcPr>
          <w:p w14:paraId="77730533" w14:textId="77777777" w:rsidR="00AA1266" w:rsidRPr="00883C55" w:rsidRDefault="00AA1266" w:rsidP="00261158">
            <w:pPr>
              <w:rPr>
                <w:ins w:id="15" w:author="思寒 *" w:date="2026-04-21T09:08:00Z"/>
                <w:rFonts w:ascii="Arial" w:hAnsi="Arial" w:cs="Arial"/>
                <w:szCs w:val="22"/>
              </w:rPr>
            </w:pPr>
            <w:ins w:id="16" w:author="思寒 *" w:date="2026-04-21T09:08:00Z">
              <w:r>
                <w:rPr>
                  <w:rFonts w:ascii="Arial" w:hAnsi="Arial" w:cs="Arial"/>
                  <w:szCs w:val="22"/>
                </w:rPr>
                <w:t>S</w:t>
              </w:r>
              <w:r w:rsidRPr="00883C55">
                <w:rPr>
                  <w:rFonts w:ascii="Arial" w:hAnsi="Arial" w:cs="Arial"/>
                  <w:szCs w:val="22"/>
                </w:rPr>
                <w:t>1</w:t>
              </w:r>
            </w:ins>
          </w:p>
        </w:tc>
        <w:tc>
          <w:tcPr>
            <w:tcW w:w="3554" w:type="dxa"/>
          </w:tcPr>
          <w:p w14:paraId="129B7D3A" w14:textId="77777777" w:rsidR="00AA1266" w:rsidRPr="00883C55" w:rsidRDefault="00AA1266" w:rsidP="00261158">
            <w:pPr>
              <w:rPr>
                <w:ins w:id="17" w:author="思寒 *" w:date="2026-04-21T09:08:00Z"/>
                <w:rFonts w:ascii="Arial" w:hAnsi="Arial" w:cs="Arial"/>
                <w:szCs w:val="22"/>
              </w:rPr>
            </w:pPr>
            <w:ins w:id="18" w:author="思寒 *" w:date="2026-04-21T09:08:00Z">
              <w:r w:rsidRPr="00883C55">
                <w:rPr>
                  <w:rFonts w:ascii="Arial" w:hAnsi="Arial" w:cs="Arial"/>
                  <w:szCs w:val="22"/>
                </w:rPr>
                <w:t>Current code version</w:t>
              </w:r>
            </w:ins>
          </w:p>
        </w:tc>
        <w:tc>
          <w:tcPr>
            <w:tcW w:w="5357" w:type="dxa"/>
          </w:tcPr>
          <w:p w14:paraId="721FCBBF" w14:textId="77777777" w:rsidR="00AA1266" w:rsidRPr="00BF738C" w:rsidRDefault="00AA1266" w:rsidP="00261158">
            <w:pPr>
              <w:rPr>
                <w:ins w:id="19" w:author="思寒 *" w:date="2026-04-21T09:08:00Z"/>
                <w:rFonts w:ascii="Arial" w:hAnsi="Arial" w:cs="Arial"/>
                <w:iCs/>
                <w:szCs w:val="22"/>
              </w:rPr>
            </w:pPr>
            <w:ins w:id="20" w:author="思寒 *" w:date="2026-04-21T09:08:00Z">
              <w:r w:rsidRPr="00BF738C">
                <w:rPr>
                  <w:rFonts w:ascii="Arial" w:hAnsi="Arial" w:cs="Arial"/>
                  <w:iCs/>
                  <w:szCs w:val="22"/>
                </w:rPr>
                <w:t>V1.0</w:t>
              </w:r>
            </w:ins>
          </w:p>
        </w:tc>
      </w:tr>
      <w:tr w:rsidR="00AA1266" w:rsidRPr="00BF738C" w14:paraId="5DEA6A43" w14:textId="77777777" w:rsidTr="00261158">
        <w:trPr>
          <w:trHeight w:val="300"/>
          <w:ins w:id="21" w:author="思寒 *" w:date="2026-04-21T09:08:00Z"/>
        </w:trPr>
        <w:tc>
          <w:tcPr>
            <w:tcW w:w="567" w:type="dxa"/>
          </w:tcPr>
          <w:p w14:paraId="2C675E92" w14:textId="77777777" w:rsidR="00AA1266" w:rsidRPr="00883C55" w:rsidRDefault="00AA1266" w:rsidP="00261158">
            <w:pPr>
              <w:rPr>
                <w:ins w:id="22" w:author="思寒 *" w:date="2026-04-21T09:08:00Z"/>
                <w:rFonts w:ascii="Arial" w:hAnsi="Arial" w:cs="Arial"/>
                <w:szCs w:val="22"/>
              </w:rPr>
            </w:pPr>
            <w:ins w:id="23" w:author="思寒 *" w:date="2026-04-21T09:08:00Z">
              <w:r>
                <w:rPr>
                  <w:rFonts w:ascii="Arial" w:hAnsi="Arial" w:cs="Arial"/>
                  <w:szCs w:val="22"/>
                </w:rPr>
                <w:t>S</w:t>
              </w:r>
              <w:r w:rsidRPr="00883C55">
                <w:rPr>
                  <w:rFonts w:ascii="Arial" w:hAnsi="Arial" w:cs="Arial"/>
                  <w:szCs w:val="22"/>
                </w:rPr>
                <w:t>2</w:t>
              </w:r>
            </w:ins>
          </w:p>
        </w:tc>
        <w:tc>
          <w:tcPr>
            <w:tcW w:w="3554" w:type="dxa"/>
          </w:tcPr>
          <w:p w14:paraId="14A3DA36" w14:textId="77777777" w:rsidR="00AA1266" w:rsidRPr="00883C55" w:rsidRDefault="00AA1266" w:rsidP="00261158">
            <w:pPr>
              <w:rPr>
                <w:ins w:id="24" w:author="思寒 *" w:date="2026-04-21T09:08:00Z"/>
                <w:rFonts w:ascii="Arial" w:hAnsi="Arial" w:cs="Arial"/>
                <w:szCs w:val="22"/>
              </w:rPr>
            </w:pPr>
            <w:ins w:id="25" w:author="思寒 *" w:date="2026-04-21T09:08:00Z">
              <w:r w:rsidRPr="00A22F63">
                <w:rPr>
                  <w:rFonts w:ascii="Arial" w:hAnsi="Arial" w:cs="Arial"/>
                  <w:szCs w:val="22"/>
                </w:rPr>
                <w:t>Permanent link to executables of this version</w:t>
              </w:r>
            </w:ins>
          </w:p>
        </w:tc>
        <w:tc>
          <w:tcPr>
            <w:tcW w:w="5357" w:type="dxa"/>
          </w:tcPr>
          <w:p w14:paraId="6CF714EB" w14:textId="77777777" w:rsidR="00AA1266" w:rsidRPr="00BF738C" w:rsidRDefault="00AA1266" w:rsidP="00261158">
            <w:pPr>
              <w:rPr>
                <w:ins w:id="26" w:author="思寒 *" w:date="2026-04-21T09:08:00Z"/>
                <w:rFonts w:ascii="Arial" w:hAnsi="Arial" w:cs="Arial"/>
                <w:iCs/>
                <w:szCs w:val="22"/>
              </w:rPr>
            </w:pPr>
            <w:ins w:id="27" w:author="思寒 *" w:date="2026-04-21T09:08:00Z">
              <w:r w:rsidRPr="00BF738C">
                <w:rPr>
                  <w:rFonts w:ascii="Arial" w:hAnsi="Arial" w:cs="Arial"/>
                  <w:iCs/>
                  <w:szCs w:val="22"/>
                </w:rPr>
                <w:t>https://github.com/SuihanGu/Predictive-SHM</w:t>
              </w:r>
            </w:ins>
          </w:p>
        </w:tc>
      </w:tr>
      <w:tr w:rsidR="00AA1266" w:rsidRPr="00BF738C" w14:paraId="2D390079" w14:textId="77777777" w:rsidTr="00261158">
        <w:trPr>
          <w:trHeight w:val="300"/>
          <w:ins w:id="28" w:author="思寒 *" w:date="2026-04-21T09:08:00Z"/>
        </w:trPr>
        <w:tc>
          <w:tcPr>
            <w:tcW w:w="567" w:type="dxa"/>
          </w:tcPr>
          <w:p w14:paraId="04FB85F4" w14:textId="77777777" w:rsidR="00AA1266" w:rsidRPr="00883C55" w:rsidRDefault="00AA1266" w:rsidP="00261158">
            <w:pPr>
              <w:rPr>
                <w:ins w:id="29" w:author="思寒 *" w:date="2026-04-21T09:08:00Z"/>
                <w:rFonts w:ascii="Arial" w:hAnsi="Arial" w:cs="Arial"/>
                <w:szCs w:val="22"/>
              </w:rPr>
            </w:pPr>
            <w:ins w:id="30" w:author="思寒 *" w:date="2026-04-21T09:08:00Z">
              <w:r>
                <w:rPr>
                  <w:rFonts w:ascii="Arial" w:hAnsi="Arial" w:cs="Arial"/>
                  <w:szCs w:val="22"/>
                </w:rPr>
                <w:t>S</w:t>
              </w:r>
              <w:r w:rsidRPr="00883C55">
                <w:rPr>
                  <w:rFonts w:ascii="Arial" w:hAnsi="Arial" w:cs="Arial"/>
                  <w:szCs w:val="22"/>
                </w:rPr>
                <w:t>3</w:t>
              </w:r>
            </w:ins>
          </w:p>
        </w:tc>
        <w:tc>
          <w:tcPr>
            <w:tcW w:w="3554" w:type="dxa"/>
          </w:tcPr>
          <w:p w14:paraId="404E8D8D" w14:textId="77777777" w:rsidR="00AA1266" w:rsidRPr="00883C55" w:rsidRDefault="00AA1266" w:rsidP="00261158">
            <w:pPr>
              <w:rPr>
                <w:ins w:id="31" w:author="思寒 *" w:date="2026-04-21T09:08:00Z"/>
                <w:rFonts w:ascii="Arial" w:hAnsi="Arial" w:cs="Arial"/>
                <w:szCs w:val="22"/>
              </w:rPr>
            </w:pPr>
            <w:ins w:id="32" w:author="思寒 *" w:date="2026-04-21T09:08:00Z">
              <w:r w:rsidRPr="00A22F63">
                <w:rPr>
                  <w:rFonts w:ascii="Arial" w:hAnsi="Arial" w:cs="Arial"/>
                  <w:szCs w:val="22"/>
                </w:rPr>
                <w:t>Permanent link to executables of latest version</w:t>
              </w:r>
            </w:ins>
          </w:p>
        </w:tc>
        <w:tc>
          <w:tcPr>
            <w:tcW w:w="5357" w:type="dxa"/>
          </w:tcPr>
          <w:p w14:paraId="20991EA2" w14:textId="77777777" w:rsidR="00AA1266" w:rsidRPr="00BF738C" w:rsidRDefault="00AA1266" w:rsidP="00261158">
            <w:pPr>
              <w:rPr>
                <w:ins w:id="33" w:author="思寒 *" w:date="2026-04-21T09:08:00Z"/>
                <w:rFonts w:ascii="Arial" w:hAnsi="Arial" w:cs="Arial"/>
                <w:iCs/>
                <w:szCs w:val="22"/>
              </w:rPr>
            </w:pPr>
            <w:ins w:id="34" w:author="思寒 *" w:date="2026-04-21T09:08:00Z">
              <w:r w:rsidRPr="00BF738C">
                <w:rPr>
                  <w:rFonts w:ascii="Arial" w:hAnsi="Arial" w:cs="Arial"/>
                  <w:iCs/>
                  <w:szCs w:val="22"/>
                </w:rPr>
                <w:t>https://github.com/SuihanGu/Predictive-SHM</w:t>
              </w:r>
            </w:ins>
          </w:p>
        </w:tc>
      </w:tr>
      <w:tr w:rsidR="00AA1266" w:rsidRPr="00BF738C" w14:paraId="1E13E852" w14:textId="77777777" w:rsidTr="00261158">
        <w:trPr>
          <w:trHeight w:val="300"/>
          <w:ins w:id="35" w:author="思寒 *" w:date="2026-04-21T09:08:00Z"/>
        </w:trPr>
        <w:tc>
          <w:tcPr>
            <w:tcW w:w="567" w:type="dxa"/>
          </w:tcPr>
          <w:p w14:paraId="7ED3F0B4" w14:textId="77777777" w:rsidR="00AA1266" w:rsidRPr="00883C55" w:rsidRDefault="00AA1266" w:rsidP="00261158">
            <w:pPr>
              <w:rPr>
                <w:ins w:id="36" w:author="思寒 *" w:date="2026-04-21T09:08:00Z"/>
                <w:rFonts w:ascii="Arial" w:hAnsi="Arial" w:cs="Arial"/>
                <w:szCs w:val="22"/>
              </w:rPr>
            </w:pPr>
            <w:ins w:id="37" w:author="思寒 *" w:date="2026-04-21T09:08:00Z">
              <w:r>
                <w:rPr>
                  <w:rFonts w:ascii="Arial" w:hAnsi="Arial" w:cs="Arial"/>
                  <w:szCs w:val="22"/>
                </w:rPr>
                <w:t>S</w:t>
              </w:r>
              <w:r w:rsidRPr="00883C55">
                <w:rPr>
                  <w:rFonts w:ascii="Arial" w:hAnsi="Arial" w:cs="Arial"/>
                  <w:szCs w:val="22"/>
                </w:rPr>
                <w:t>4</w:t>
              </w:r>
            </w:ins>
          </w:p>
        </w:tc>
        <w:tc>
          <w:tcPr>
            <w:tcW w:w="3554" w:type="dxa"/>
          </w:tcPr>
          <w:p w14:paraId="23C625EC" w14:textId="77777777" w:rsidR="00AA1266" w:rsidRPr="00883C55" w:rsidRDefault="00AA1266" w:rsidP="00261158">
            <w:pPr>
              <w:rPr>
                <w:ins w:id="38" w:author="思寒 *" w:date="2026-04-21T09:08:00Z"/>
                <w:rFonts w:ascii="Arial" w:hAnsi="Arial" w:cs="Arial"/>
                <w:szCs w:val="22"/>
              </w:rPr>
            </w:pPr>
            <w:ins w:id="39" w:author="思寒 *" w:date="2026-04-21T09:08:00Z">
              <w:r w:rsidRPr="00883C55">
                <w:rPr>
                  <w:rFonts w:ascii="Arial" w:hAnsi="Arial" w:cs="Arial"/>
                  <w:szCs w:val="22"/>
                </w:rPr>
                <w:t>Legal code license</w:t>
              </w:r>
            </w:ins>
          </w:p>
        </w:tc>
        <w:tc>
          <w:tcPr>
            <w:tcW w:w="5357" w:type="dxa"/>
          </w:tcPr>
          <w:p w14:paraId="03A9A462" w14:textId="77777777" w:rsidR="00AA1266" w:rsidRPr="00BF738C" w:rsidRDefault="00AA1266" w:rsidP="00261158">
            <w:pPr>
              <w:rPr>
                <w:ins w:id="40" w:author="思寒 *" w:date="2026-04-21T09:08:00Z"/>
                <w:rFonts w:ascii="Arial" w:hAnsi="Arial" w:cs="Arial"/>
                <w:iCs/>
                <w:szCs w:val="22"/>
              </w:rPr>
            </w:pPr>
            <w:ins w:id="41" w:author="思寒 *" w:date="2026-04-21T09:08:00Z">
              <w:r w:rsidRPr="00BF738C">
                <w:rPr>
                  <w:rFonts w:ascii="Arial" w:hAnsi="Arial" w:cs="Arial"/>
                  <w:iCs/>
                  <w:szCs w:val="22"/>
                </w:rPr>
                <w:t>MIT</w:t>
              </w:r>
            </w:ins>
          </w:p>
        </w:tc>
      </w:tr>
      <w:tr w:rsidR="00AA1266" w:rsidRPr="00BF738C" w14:paraId="69C45655" w14:textId="77777777" w:rsidTr="00261158">
        <w:trPr>
          <w:trHeight w:val="300"/>
          <w:ins w:id="42" w:author="思寒 *" w:date="2026-04-21T09:08:00Z"/>
        </w:trPr>
        <w:tc>
          <w:tcPr>
            <w:tcW w:w="567" w:type="dxa"/>
          </w:tcPr>
          <w:p w14:paraId="7CC44569" w14:textId="77777777" w:rsidR="00AA1266" w:rsidRPr="00883C55" w:rsidRDefault="00AA1266" w:rsidP="00261158">
            <w:pPr>
              <w:rPr>
                <w:ins w:id="43" w:author="思寒 *" w:date="2026-04-21T09:08:00Z"/>
                <w:rFonts w:ascii="Arial" w:hAnsi="Arial" w:cs="Arial"/>
                <w:szCs w:val="22"/>
              </w:rPr>
            </w:pPr>
            <w:ins w:id="44" w:author="思寒 *" w:date="2026-04-21T09:08:00Z">
              <w:r>
                <w:rPr>
                  <w:rFonts w:ascii="Arial" w:hAnsi="Arial" w:cs="Arial"/>
                  <w:szCs w:val="22"/>
                </w:rPr>
                <w:t>S</w:t>
              </w:r>
              <w:r w:rsidRPr="00883C55">
                <w:rPr>
                  <w:rFonts w:ascii="Arial" w:hAnsi="Arial" w:cs="Arial"/>
                  <w:szCs w:val="22"/>
                </w:rPr>
                <w:t>5</w:t>
              </w:r>
            </w:ins>
          </w:p>
        </w:tc>
        <w:tc>
          <w:tcPr>
            <w:tcW w:w="3554" w:type="dxa"/>
          </w:tcPr>
          <w:p w14:paraId="10A7D31F" w14:textId="77777777" w:rsidR="00AA1266" w:rsidRPr="00883C55" w:rsidRDefault="00AA1266" w:rsidP="00261158">
            <w:pPr>
              <w:rPr>
                <w:ins w:id="45" w:author="思寒 *" w:date="2026-04-21T09:08:00Z"/>
                <w:rFonts w:ascii="Arial" w:hAnsi="Arial" w:cs="Arial"/>
                <w:szCs w:val="22"/>
              </w:rPr>
            </w:pPr>
            <w:ins w:id="46" w:author="思寒 *" w:date="2026-04-21T09:08:00Z">
              <w:r w:rsidRPr="00A22F63">
                <w:rPr>
                  <w:rFonts w:ascii="Arial" w:hAnsi="Arial" w:cs="Arial"/>
                  <w:szCs w:val="22"/>
                </w:rPr>
                <w:t>Computing platforms/Operating Systems</w:t>
              </w:r>
            </w:ins>
          </w:p>
        </w:tc>
        <w:tc>
          <w:tcPr>
            <w:tcW w:w="5357" w:type="dxa"/>
          </w:tcPr>
          <w:p w14:paraId="115AF70D" w14:textId="77777777" w:rsidR="00AA1266" w:rsidRPr="00BF738C" w:rsidRDefault="00AA1266" w:rsidP="00261158">
            <w:pPr>
              <w:rPr>
                <w:ins w:id="47" w:author="思寒 *" w:date="2026-04-21T09:08:00Z"/>
                <w:rFonts w:ascii="Arial" w:hAnsi="Arial" w:cs="Arial"/>
                <w:iCs/>
                <w:szCs w:val="22"/>
              </w:rPr>
            </w:pPr>
            <w:ins w:id="48" w:author="思寒 *" w:date="2026-04-21T09:08:00Z">
              <w:r>
                <w:rPr>
                  <w:rFonts w:ascii="Arial" w:hAnsi="Arial" w:cs="Arial"/>
                  <w:iCs/>
                  <w:szCs w:val="22"/>
                  <w:lang w:val="fr-FR"/>
                </w:rPr>
                <w:t>Windows</w:t>
              </w:r>
            </w:ins>
          </w:p>
        </w:tc>
      </w:tr>
      <w:tr w:rsidR="00AA1266" w:rsidRPr="00BF738C" w14:paraId="014C5FBC" w14:textId="77777777" w:rsidTr="00261158">
        <w:trPr>
          <w:trHeight w:val="300"/>
          <w:ins w:id="49" w:author="思寒 *" w:date="2026-04-21T09:08:00Z"/>
        </w:trPr>
        <w:tc>
          <w:tcPr>
            <w:tcW w:w="567" w:type="dxa"/>
          </w:tcPr>
          <w:p w14:paraId="2C30E5F4" w14:textId="77777777" w:rsidR="00AA1266" w:rsidRPr="00883C55" w:rsidRDefault="00AA1266" w:rsidP="00261158">
            <w:pPr>
              <w:rPr>
                <w:ins w:id="50" w:author="思寒 *" w:date="2026-04-21T09:08:00Z"/>
                <w:rFonts w:ascii="Arial" w:hAnsi="Arial" w:cs="Arial"/>
                <w:szCs w:val="22"/>
              </w:rPr>
            </w:pPr>
            <w:ins w:id="51" w:author="思寒 *" w:date="2026-04-21T09:08:00Z">
              <w:r>
                <w:rPr>
                  <w:rFonts w:ascii="Arial" w:hAnsi="Arial" w:cs="Arial"/>
                  <w:szCs w:val="22"/>
                </w:rPr>
                <w:t>S</w:t>
              </w:r>
              <w:r w:rsidRPr="00883C55">
                <w:rPr>
                  <w:rFonts w:ascii="Arial" w:hAnsi="Arial" w:cs="Arial"/>
                  <w:szCs w:val="22"/>
                </w:rPr>
                <w:t>6</w:t>
              </w:r>
            </w:ins>
          </w:p>
        </w:tc>
        <w:tc>
          <w:tcPr>
            <w:tcW w:w="3554" w:type="dxa"/>
          </w:tcPr>
          <w:p w14:paraId="6AF28AC5" w14:textId="77777777" w:rsidR="00AA1266" w:rsidRPr="00883C55" w:rsidRDefault="00AA1266" w:rsidP="00261158">
            <w:pPr>
              <w:rPr>
                <w:ins w:id="52" w:author="思寒 *" w:date="2026-04-21T09:08:00Z"/>
                <w:rFonts w:ascii="Arial" w:hAnsi="Arial" w:cs="Arial"/>
                <w:szCs w:val="22"/>
              </w:rPr>
            </w:pPr>
            <w:ins w:id="53" w:author="思寒 *" w:date="2026-04-21T09:08:00Z">
              <w:r w:rsidRPr="00A22F63">
                <w:rPr>
                  <w:rFonts w:ascii="Arial" w:hAnsi="Arial" w:cs="Arial"/>
                  <w:szCs w:val="22"/>
                </w:rPr>
                <w:t>Installation requirements &amp; dependencies</w:t>
              </w:r>
            </w:ins>
          </w:p>
        </w:tc>
        <w:tc>
          <w:tcPr>
            <w:tcW w:w="5357" w:type="dxa"/>
          </w:tcPr>
          <w:p w14:paraId="75C28C31" w14:textId="77777777" w:rsidR="00AA1266" w:rsidRDefault="00AA1266" w:rsidP="00261158">
            <w:pPr>
              <w:rPr>
                <w:ins w:id="54" w:author="思寒 *" w:date="2026-04-21T09:08:00Z"/>
                <w:rFonts w:ascii="Arial" w:hAnsi="Arial" w:cs="Arial"/>
                <w:iCs/>
                <w:szCs w:val="22"/>
              </w:rPr>
            </w:pPr>
            <w:ins w:id="55" w:author="思寒 *" w:date="2026-04-21T09:08:00Z">
              <w:r w:rsidRPr="00BF738C">
                <w:rPr>
                  <w:rFonts w:ascii="Arial" w:hAnsi="Arial" w:cs="Arial"/>
                  <w:iCs/>
                  <w:szCs w:val="22"/>
                </w:rPr>
                <w:t>Python(backed</w:t>
              </w:r>
              <w:proofErr w:type="gramStart"/>
              <w:r w:rsidRPr="00BF738C">
                <w:rPr>
                  <w:rFonts w:ascii="Arial" w:hAnsi="Arial" w:cs="Arial"/>
                  <w:iCs/>
                  <w:szCs w:val="22"/>
                </w:rPr>
                <w:t>),Node.js</w:t>
              </w:r>
              <w:proofErr w:type="gramEnd"/>
              <w:r w:rsidRPr="00BF738C">
                <w:rPr>
                  <w:rFonts w:ascii="Arial" w:hAnsi="Arial" w:cs="Arial"/>
                  <w:iCs/>
                  <w:szCs w:val="22"/>
                </w:rPr>
                <w:t>/JavaScript(frontend),</w:t>
              </w:r>
            </w:ins>
          </w:p>
          <w:p w14:paraId="438931E8" w14:textId="77777777" w:rsidR="00AA1266" w:rsidRPr="00BF738C" w:rsidRDefault="00AA1266" w:rsidP="00261158">
            <w:pPr>
              <w:rPr>
                <w:ins w:id="56" w:author="思寒 *" w:date="2026-04-21T09:08:00Z"/>
                <w:rFonts w:ascii="Arial" w:hAnsi="Arial" w:cs="Arial"/>
                <w:iCs/>
                <w:szCs w:val="22"/>
              </w:rPr>
            </w:pPr>
            <w:proofErr w:type="spellStart"/>
            <w:proofErr w:type="gramStart"/>
            <w:ins w:id="57" w:author="思寒 *" w:date="2026-04-21T09:08:00Z">
              <w:r w:rsidRPr="00BF738C">
                <w:rPr>
                  <w:rFonts w:ascii="Arial" w:hAnsi="Arial" w:cs="Arial"/>
                  <w:iCs/>
                  <w:szCs w:val="22"/>
                </w:rPr>
                <w:t>Pytorch,TensorFlow</w:t>
              </w:r>
              <w:proofErr w:type="spellEnd"/>
              <w:proofErr w:type="gramEnd"/>
            </w:ins>
          </w:p>
        </w:tc>
      </w:tr>
      <w:tr w:rsidR="00AA1266" w:rsidRPr="00BF738C" w14:paraId="5C692821" w14:textId="77777777" w:rsidTr="00261158">
        <w:trPr>
          <w:trHeight w:val="300"/>
          <w:ins w:id="58" w:author="思寒 *" w:date="2026-04-21T09:08:00Z"/>
        </w:trPr>
        <w:tc>
          <w:tcPr>
            <w:tcW w:w="567" w:type="dxa"/>
          </w:tcPr>
          <w:p w14:paraId="6A016997" w14:textId="77777777" w:rsidR="00AA1266" w:rsidRPr="00883C55" w:rsidRDefault="00AA1266" w:rsidP="00261158">
            <w:pPr>
              <w:rPr>
                <w:ins w:id="59" w:author="思寒 *" w:date="2026-04-21T09:08:00Z"/>
                <w:rFonts w:ascii="Arial" w:hAnsi="Arial" w:cs="Arial"/>
                <w:szCs w:val="22"/>
              </w:rPr>
            </w:pPr>
            <w:ins w:id="60" w:author="思寒 *" w:date="2026-04-21T09:08:00Z">
              <w:r>
                <w:rPr>
                  <w:rFonts w:ascii="Arial" w:hAnsi="Arial" w:cs="Arial"/>
                  <w:szCs w:val="22"/>
                </w:rPr>
                <w:t>S7</w:t>
              </w:r>
            </w:ins>
          </w:p>
        </w:tc>
        <w:tc>
          <w:tcPr>
            <w:tcW w:w="3554" w:type="dxa"/>
          </w:tcPr>
          <w:p w14:paraId="533CABD5" w14:textId="77777777" w:rsidR="00AA1266" w:rsidRPr="00883C55" w:rsidRDefault="00AA1266" w:rsidP="00261158">
            <w:pPr>
              <w:rPr>
                <w:ins w:id="61" w:author="思寒 *" w:date="2026-04-21T09:08:00Z"/>
                <w:rFonts w:ascii="Arial" w:hAnsi="Arial" w:cs="Arial"/>
                <w:szCs w:val="22"/>
              </w:rPr>
            </w:pPr>
            <w:ins w:id="62" w:author="思寒 *" w:date="2026-04-21T09:08:00Z">
              <w:r w:rsidRPr="00883C55">
                <w:rPr>
                  <w:rFonts w:ascii="Arial" w:hAnsi="Arial" w:cs="Arial"/>
                  <w:szCs w:val="22"/>
                </w:rPr>
                <w:t>If available, link to developer documentation/manual</w:t>
              </w:r>
            </w:ins>
          </w:p>
        </w:tc>
        <w:tc>
          <w:tcPr>
            <w:tcW w:w="5357" w:type="dxa"/>
          </w:tcPr>
          <w:p w14:paraId="5998F7D9" w14:textId="77777777" w:rsidR="00AA1266" w:rsidRPr="00BF738C" w:rsidRDefault="00AA1266" w:rsidP="00261158">
            <w:pPr>
              <w:wordWrap w:val="0"/>
              <w:rPr>
                <w:ins w:id="63" w:author="思寒 *" w:date="2026-04-21T09:08:00Z"/>
                <w:rFonts w:ascii="Arial" w:hAnsi="Arial" w:cs="Arial"/>
                <w:iCs/>
                <w:szCs w:val="22"/>
              </w:rPr>
            </w:pPr>
            <w:ins w:id="64" w:author="思寒 *" w:date="2026-04-21T09:08:00Z">
              <w:r w:rsidRPr="00BF738C">
                <w:rPr>
                  <w:rFonts w:ascii="Arial" w:hAnsi="Arial" w:cs="Arial"/>
                  <w:iCs/>
                  <w:szCs w:val="22"/>
                </w:rPr>
                <w:t>https://github.com/SuihanGu/Predictive-SHM/README.md</w:t>
              </w:r>
            </w:ins>
          </w:p>
        </w:tc>
      </w:tr>
      <w:tr w:rsidR="00AA1266" w:rsidRPr="00BF738C" w14:paraId="0638D657" w14:textId="77777777" w:rsidTr="00261158">
        <w:trPr>
          <w:trHeight w:val="300"/>
          <w:ins w:id="65" w:author="思寒 *" w:date="2026-04-21T09:08:00Z"/>
        </w:trPr>
        <w:tc>
          <w:tcPr>
            <w:tcW w:w="567" w:type="dxa"/>
          </w:tcPr>
          <w:p w14:paraId="49357432" w14:textId="77777777" w:rsidR="00AA1266" w:rsidRPr="00883C55" w:rsidRDefault="00AA1266" w:rsidP="00261158">
            <w:pPr>
              <w:rPr>
                <w:ins w:id="66" w:author="思寒 *" w:date="2026-04-21T09:08:00Z"/>
                <w:rFonts w:ascii="Arial" w:hAnsi="Arial" w:cs="Arial"/>
                <w:szCs w:val="22"/>
              </w:rPr>
            </w:pPr>
            <w:ins w:id="67" w:author="思寒 *" w:date="2026-04-21T09:08:00Z">
              <w:r>
                <w:rPr>
                  <w:rFonts w:ascii="Arial" w:hAnsi="Arial" w:cs="Arial"/>
                  <w:szCs w:val="22"/>
                </w:rPr>
                <w:lastRenderedPageBreak/>
                <w:t>S8</w:t>
              </w:r>
            </w:ins>
          </w:p>
        </w:tc>
        <w:tc>
          <w:tcPr>
            <w:tcW w:w="3554" w:type="dxa"/>
          </w:tcPr>
          <w:p w14:paraId="22B785D2" w14:textId="77777777" w:rsidR="00AA1266" w:rsidRPr="00883C55" w:rsidRDefault="00AA1266" w:rsidP="00261158">
            <w:pPr>
              <w:rPr>
                <w:ins w:id="68" w:author="思寒 *" w:date="2026-04-21T09:08:00Z"/>
                <w:rFonts w:ascii="Arial" w:hAnsi="Arial" w:cs="Arial"/>
                <w:szCs w:val="22"/>
              </w:rPr>
            </w:pPr>
            <w:ins w:id="69" w:author="思寒 *" w:date="2026-04-21T09:08:00Z">
              <w:r w:rsidRPr="00883C55">
                <w:rPr>
                  <w:rFonts w:ascii="Arial" w:hAnsi="Arial" w:cs="Arial"/>
                  <w:szCs w:val="22"/>
                </w:rPr>
                <w:t>Support email for questions</w:t>
              </w:r>
            </w:ins>
          </w:p>
        </w:tc>
        <w:tc>
          <w:tcPr>
            <w:tcW w:w="5357" w:type="dxa"/>
          </w:tcPr>
          <w:p w14:paraId="75959317" w14:textId="77777777" w:rsidR="00AA1266" w:rsidRPr="00BF738C" w:rsidRDefault="00AA1266" w:rsidP="00261158">
            <w:pPr>
              <w:rPr>
                <w:ins w:id="70" w:author="思寒 *" w:date="2026-04-21T09:08:00Z"/>
                <w:rFonts w:ascii="Arial" w:hAnsi="Arial" w:cs="Arial"/>
                <w:iCs/>
                <w:szCs w:val="22"/>
              </w:rPr>
            </w:pPr>
            <w:ins w:id="71" w:author="思寒 *" w:date="2026-04-21T09:08:00Z">
              <w:r w:rsidRPr="00BF738C">
                <w:rPr>
                  <w:rFonts w:ascii="Arial" w:hAnsi="Arial" w:cs="Arial"/>
                  <w:iCs/>
                  <w:szCs w:val="22"/>
                </w:rPr>
                <w:t>siranyang111@gmail.com</w:t>
              </w:r>
            </w:ins>
          </w:p>
        </w:tc>
      </w:tr>
      <w:tr w:rsidR="00AA1266" w:rsidRPr="00BF738C" w14:paraId="58A24893" w14:textId="77777777" w:rsidTr="00261158">
        <w:trPr>
          <w:trHeight w:val="300"/>
          <w:ins w:id="72" w:author="思寒 *" w:date="2026-04-21T09:08:00Z"/>
        </w:trPr>
        <w:tc>
          <w:tcPr>
            <w:tcW w:w="567" w:type="dxa"/>
          </w:tcPr>
          <w:p w14:paraId="4D837A2E" w14:textId="77777777" w:rsidR="00AA1266" w:rsidRDefault="00AA1266" w:rsidP="00261158">
            <w:pPr>
              <w:rPr>
                <w:ins w:id="73" w:author="思寒 *" w:date="2026-04-21T09:08:00Z"/>
                <w:rFonts w:ascii="Arial" w:hAnsi="Arial" w:cs="Arial" w:hint="eastAsia"/>
                <w:szCs w:val="22"/>
                <w:lang w:eastAsia="zh-CN"/>
              </w:rPr>
            </w:pPr>
            <w:ins w:id="74" w:author="思寒 *" w:date="2026-04-21T09:08:00Z">
              <w:r>
                <w:rPr>
                  <w:rFonts w:ascii="Arial" w:hAnsi="Arial" w:cs="Arial" w:hint="eastAsia"/>
                  <w:szCs w:val="22"/>
                  <w:lang w:eastAsia="zh-CN"/>
                </w:rPr>
                <w:t>S</w:t>
              </w:r>
              <w:r>
                <w:rPr>
                  <w:rFonts w:ascii="Arial" w:hAnsi="Arial" w:cs="Arial"/>
                  <w:szCs w:val="22"/>
                  <w:lang w:eastAsia="zh-CN"/>
                </w:rPr>
                <w:t>9</w:t>
              </w:r>
            </w:ins>
          </w:p>
        </w:tc>
        <w:tc>
          <w:tcPr>
            <w:tcW w:w="3554" w:type="dxa"/>
          </w:tcPr>
          <w:p w14:paraId="47F327DA" w14:textId="77777777" w:rsidR="00AA1266" w:rsidRPr="00883C55" w:rsidRDefault="00AA1266" w:rsidP="00261158">
            <w:pPr>
              <w:rPr>
                <w:ins w:id="75" w:author="思寒 *" w:date="2026-04-21T09:08:00Z"/>
                <w:rFonts w:ascii="Arial" w:hAnsi="Arial" w:cs="Arial"/>
                <w:szCs w:val="22"/>
              </w:rPr>
            </w:pPr>
            <w:ins w:id="76" w:author="思寒 *" w:date="2026-04-21T09:08:00Z">
              <w:r w:rsidRPr="003A0BD2">
                <w:rPr>
                  <w:rFonts w:ascii="Arial" w:hAnsi="Arial" w:cs="Arial"/>
                  <w:szCs w:val="22"/>
                </w:rPr>
                <w:t>Aim of the software</w:t>
              </w:r>
            </w:ins>
          </w:p>
        </w:tc>
        <w:tc>
          <w:tcPr>
            <w:tcW w:w="5357" w:type="dxa"/>
          </w:tcPr>
          <w:p w14:paraId="564CBAAC" w14:textId="77777777" w:rsidR="00AA1266" w:rsidRPr="00BF738C" w:rsidRDefault="00AA1266" w:rsidP="00261158">
            <w:pPr>
              <w:rPr>
                <w:ins w:id="77" w:author="思寒 *" w:date="2026-04-21T09:08:00Z"/>
                <w:rFonts w:ascii="Arial" w:hAnsi="Arial" w:cs="Arial"/>
                <w:iCs/>
                <w:szCs w:val="22"/>
              </w:rPr>
            </w:pPr>
            <w:ins w:id="78" w:author="思寒 *" w:date="2026-04-21T09:08:00Z">
              <w:r w:rsidRPr="003A0BD2">
                <w:rPr>
                  <w:rFonts w:ascii="Arial" w:hAnsi="Arial" w:cs="Arial"/>
                  <w:iCs/>
                  <w:szCs w:val="22"/>
                </w:rPr>
                <w:t>Lightweight open-source toolkit for multi-sensor time-series prediction in structural health monitoring with pluggable models and anomaly detection.</w:t>
              </w:r>
            </w:ins>
          </w:p>
        </w:tc>
      </w:tr>
    </w:tbl>
    <w:p w14:paraId="327DDC20" w14:textId="77777777" w:rsidR="00AA1266" w:rsidRPr="00C601E5" w:rsidRDefault="00AA1266" w:rsidP="00C601E5">
      <w:pPr>
        <w:rPr>
          <w:rPrChange w:id="79" w:author="思寒 *" w:date="2026-04-21T09:08:00Z">
            <w:rPr>
              <w:rFonts w:ascii="Arial" w:eastAsia="Calibri" w:hAnsi="Arial" w:cs="Arial"/>
              <w:b w:val="0"/>
              <w:i/>
              <w:sz w:val="22"/>
              <w:szCs w:val="22"/>
            </w:rPr>
          </w:rPrChange>
        </w:rPr>
        <w:pPrChange w:id="80" w:author="思寒 *" w:date="2026-04-21T09:08:00Z">
          <w:pPr>
            <w:pStyle w:val="1"/>
            <w:spacing w:before="0" w:line="240" w:lineRule="auto"/>
          </w:pPr>
        </w:pPrChange>
      </w:pPr>
    </w:p>
    <w:tbl>
      <w:tblPr>
        <w:tblStyle w:val="a5"/>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554"/>
        <w:gridCol w:w="5357"/>
      </w:tblGrid>
      <w:tr w:rsidR="00DD67E2" w:rsidRPr="00883C55" w14:paraId="74ED8066" w14:textId="77777777" w:rsidTr="008F38E0">
        <w:trPr>
          <w:trHeight w:val="300"/>
        </w:trPr>
        <w:tc>
          <w:tcPr>
            <w:tcW w:w="567" w:type="dxa"/>
          </w:tcPr>
          <w:p w14:paraId="2B1FB160" w14:textId="77777777" w:rsidR="00DD67E2" w:rsidRPr="00883C55" w:rsidRDefault="00DD67E2" w:rsidP="001E3522">
            <w:pPr>
              <w:rPr>
                <w:rFonts w:ascii="Arial" w:hAnsi="Arial" w:cs="Arial"/>
                <w:szCs w:val="22"/>
              </w:rPr>
            </w:pPr>
            <w:r w:rsidRPr="00883C55">
              <w:rPr>
                <w:rFonts w:ascii="Arial" w:hAnsi="Arial" w:cs="Arial"/>
                <w:b/>
                <w:szCs w:val="22"/>
              </w:rPr>
              <w:t>Nr</w:t>
            </w:r>
          </w:p>
        </w:tc>
        <w:tc>
          <w:tcPr>
            <w:tcW w:w="3554" w:type="dxa"/>
          </w:tcPr>
          <w:p w14:paraId="79E48C8F" w14:textId="77777777" w:rsidR="00DD67E2" w:rsidRPr="00883C55" w:rsidRDefault="00DD67E2" w:rsidP="001E3522">
            <w:pPr>
              <w:rPr>
                <w:rFonts w:ascii="Arial" w:hAnsi="Arial" w:cs="Arial"/>
                <w:szCs w:val="22"/>
              </w:rPr>
            </w:pPr>
            <w:r w:rsidRPr="00883C55">
              <w:rPr>
                <w:rFonts w:ascii="Arial" w:hAnsi="Arial" w:cs="Arial"/>
                <w:b/>
                <w:szCs w:val="22"/>
              </w:rPr>
              <w:t xml:space="preserve">Code metadata description </w:t>
            </w:r>
          </w:p>
        </w:tc>
        <w:tc>
          <w:tcPr>
            <w:tcW w:w="5357" w:type="dxa"/>
          </w:tcPr>
          <w:p w14:paraId="4FF13E3D" w14:textId="1A8E6373" w:rsidR="00DD67E2" w:rsidRPr="00883C55" w:rsidRDefault="00A31866" w:rsidP="001E3522">
            <w:pPr>
              <w:rPr>
                <w:rFonts w:ascii="Arial" w:hAnsi="Arial" w:cs="Arial"/>
                <w:szCs w:val="22"/>
              </w:rPr>
            </w:pPr>
            <w:r>
              <w:rPr>
                <w:rFonts w:ascii="Arial" w:hAnsi="Arial" w:cs="Arial"/>
                <w:b/>
                <w:i/>
                <w:szCs w:val="22"/>
              </w:rPr>
              <w:t>Metadata</w:t>
            </w:r>
          </w:p>
        </w:tc>
      </w:tr>
      <w:tr w:rsidR="00DD67E2" w:rsidRPr="00883C55" w14:paraId="44BD84C4" w14:textId="77777777" w:rsidTr="008F38E0">
        <w:trPr>
          <w:trHeight w:val="300"/>
        </w:trPr>
        <w:tc>
          <w:tcPr>
            <w:tcW w:w="567" w:type="dxa"/>
          </w:tcPr>
          <w:p w14:paraId="5663CBE1" w14:textId="77777777" w:rsidR="00DD67E2" w:rsidRPr="00883C55" w:rsidRDefault="00DD67E2" w:rsidP="001E3522">
            <w:pPr>
              <w:rPr>
                <w:rFonts w:ascii="Arial" w:hAnsi="Arial" w:cs="Arial"/>
                <w:szCs w:val="22"/>
              </w:rPr>
            </w:pPr>
            <w:r w:rsidRPr="00883C55">
              <w:rPr>
                <w:rFonts w:ascii="Arial" w:hAnsi="Arial" w:cs="Arial"/>
                <w:szCs w:val="22"/>
              </w:rPr>
              <w:t>C1</w:t>
            </w:r>
          </w:p>
        </w:tc>
        <w:tc>
          <w:tcPr>
            <w:tcW w:w="3554" w:type="dxa"/>
          </w:tcPr>
          <w:p w14:paraId="4D915645" w14:textId="77777777" w:rsidR="00DD67E2" w:rsidRPr="00883C55" w:rsidRDefault="00DD67E2" w:rsidP="001E3522">
            <w:pPr>
              <w:rPr>
                <w:rFonts w:ascii="Arial" w:hAnsi="Arial" w:cs="Arial"/>
                <w:szCs w:val="22"/>
              </w:rPr>
            </w:pPr>
            <w:r w:rsidRPr="00883C55">
              <w:rPr>
                <w:rFonts w:ascii="Arial" w:hAnsi="Arial" w:cs="Arial"/>
                <w:szCs w:val="22"/>
              </w:rPr>
              <w:t>Current code version</w:t>
            </w:r>
          </w:p>
        </w:tc>
        <w:tc>
          <w:tcPr>
            <w:tcW w:w="5357" w:type="dxa"/>
          </w:tcPr>
          <w:p w14:paraId="5BA7859B" w14:textId="7C740C03" w:rsidR="00DD67E2" w:rsidRPr="00BF738C" w:rsidRDefault="00406F82" w:rsidP="001E3522">
            <w:pPr>
              <w:rPr>
                <w:rFonts w:ascii="Arial" w:hAnsi="Arial" w:cs="Arial"/>
                <w:iCs/>
                <w:szCs w:val="22"/>
              </w:rPr>
            </w:pPr>
            <w:r w:rsidRPr="00BF738C">
              <w:rPr>
                <w:rFonts w:ascii="Arial" w:hAnsi="Arial" w:cs="Arial"/>
                <w:iCs/>
                <w:szCs w:val="22"/>
              </w:rPr>
              <w:t>V1.0</w:t>
            </w:r>
          </w:p>
        </w:tc>
      </w:tr>
      <w:tr w:rsidR="00DD67E2" w:rsidRPr="00883C55" w14:paraId="5560CBB4" w14:textId="77777777" w:rsidTr="008F38E0">
        <w:trPr>
          <w:trHeight w:val="300"/>
        </w:trPr>
        <w:tc>
          <w:tcPr>
            <w:tcW w:w="567" w:type="dxa"/>
          </w:tcPr>
          <w:p w14:paraId="359B3DE7" w14:textId="77777777" w:rsidR="00DD67E2" w:rsidRPr="00883C55" w:rsidRDefault="00DD67E2" w:rsidP="001E3522">
            <w:pPr>
              <w:rPr>
                <w:rFonts w:ascii="Arial" w:hAnsi="Arial" w:cs="Arial"/>
                <w:szCs w:val="22"/>
              </w:rPr>
            </w:pPr>
            <w:r w:rsidRPr="00883C55">
              <w:rPr>
                <w:rFonts w:ascii="Arial" w:hAnsi="Arial" w:cs="Arial"/>
                <w:szCs w:val="22"/>
              </w:rPr>
              <w:t>C2</w:t>
            </w:r>
          </w:p>
        </w:tc>
        <w:tc>
          <w:tcPr>
            <w:tcW w:w="3554" w:type="dxa"/>
          </w:tcPr>
          <w:p w14:paraId="1FA29392" w14:textId="6379BA1C" w:rsidR="00DD67E2" w:rsidRPr="00883C55" w:rsidRDefault="00DD67E2" w:rsidP="001E3522">
            <w:pPr>
              <w:rPr>
                <w:rFonts w:ascii="Arial" w:hAnsi="Arial" w:cs="Arial"/>
                <w:szCs w:val="22"/>
              </w:rPr>
            </w:pPr>
            <w:r w:rsidRPr="00883C55">
              <w:rPr>
                <w:rFonts w:ascii="Arial" w:hAnsi="Arial" w:cs="Arial"/>
                <w:szCs w:val="22"/>
              </w:rPr>
              <w:t xml:space="preserve">Permanent link to code/repository used </w:t>
            </w:r>
            <w:r w:rsidR="00276BFF" w:rsidRPr="00883C55">
              <w:rPr>
                <w:rFonts w:ascii="Arial" w:hAnsi="Arial" w:cs="Arial"/>
                <w:szCs w:val="22"/>
              </w:rPr>
              <w:t xml:space="preserve">for </w:t>
            </w:r>
            <w:r w:rsidRPr="00883C55">
              <w:rPr>
                <w:rFonts w:ascii="Arial" w:hAnsi="Arial" w:cs="Arial"/>
                <w:szCs w:val="22"/>
              </w:rPr>
              <w:t>this code version</w:t>
            </w:r>
          </w:p>
        </w:tc>
        <w:tc>
          <w:tcPr>
            <w:tcW w:w="5357" w:type="dxa"/>
          </w:tcPr>
          <w:p w14:paraId="27893270" w14:textId="28CF0877" w:rsidR="00E71895" w:rsidRPr="00BF738C" w:rsidRDefault="00A75CB1">
            <w:pPr>
              <w:rPr>
                <w:rFonts w:ascii="Arial" w:hAnsi="Arial" w:cs="Arial"/>
                <w:iCs/>
                <w:szCs w:val="22"/>
              </w:rPr>
            </w:pPr>
            <w:r w:rsidRPr="00BF738C">
              <w:rPr>
                <w:rFonts w:ascii="Arial" w:hAnsi="Arial" w:cs="Arial"/>
                <w:iCs/>
                <w:szCs w:val="22"/>
              </w:rPr>
              <w:t>https://github.com/SuihanGu/Predictive-SHM</w:t>
            </w:r>
          </w:p>
        </w:tc>
      </w:tr>
      <w:tr w:rsidR="002B7866" w:rsidRPr="00883C55" w14:paraId="7A221898" w14:textId="77777777" w:rsidTr="008F38E0">
        <w:trPr>
          <w:trHeight w:val="300"/>
        </w:trPr>
        <w:tc>
          <w:tcPr>
            <w:tcW w:w="567" w:type="dxa"/>
          </w:tcPr>
          <w:p w14:paraId="7D738A22" w14:textId="77777777" w:rsidR="002B7866" w:rsidRPr="00883C55" w:rsidRDefault="002B7866" w:rsidP="001E3522">
            <w:pPr>
              <w:rPr>
                <w:rFonts w:ascii="Arial" w:hAnsi="Arial" w:cs="Arial"/>
                <w:szCs w:val="22"/>
              </w:rPr>
            </w:pPr>
            <w:r w:rsidRPr="00883C55">
              <w:rPr>
                <w:rFonts w:ascii="Arial" w:hAnsi="Arial" w:cs="Arial"/>
                <w:szCs w:val="22"/>
              </w:rPr>
              <w:t>C3</w:t>
            </w:r>
          </w:p>
        </w:tc>
        <w:tc>
          <w:tcPr>
            <w:tcW w:w="3554" w:type="dxa"/>
          </w:tcPr>
          <w:p w14:paraId="204FD143" w14:textId="77777777" w:rsidR="007A0305" w:rsidRPr="00883C55" w:rsidRDefault="007A0305" w:rsidP="001E3522">
            <w:pPr>
              <w:rPr>
                <w:rFonts w:ascii="Arial" w:hAnsi="Arial" w:cs="Arial"/>
                <w:szCs w:val="22"/>
              </w:rPr>
            </w:pPr>
            <w:r w:rsidRPr="00883C55">
              <w:rPr>
                <w:rFonts w:ascii="Arial" w:hAnsi="Arial" w:cs="Arial"/>
                <w:szCs w:val="22"/>
              </w:rPr>
              <w:t xml:space="preserve">Permanent link to reproducible capsule </w:t>
            </w:r>
          </w:p>
          <w:p w14:paraId="54874112" w14:textId="5ECAF3C7" w:rsidR="002B7866" w:rsidRPr="00883C55" w:rsidRDefault="002B7866" w:rsidP="001E3522">
            <w:pPr>
              <w:rPr>
                <w:rFonts w:ascii="Arial" w:hAnsi="Arial" w:cs="Arial"/>
                <w:szCs w:val="22"/>
              </w:rPr>
            </w:pPr>
          </w:p>
        </w:tc>
        <w:tc>
          <w:tcPr>
            <w:tcW w:w="5357" w:type="dxa"/>
          </w:tcPr>
          <w:p w14:paraId="63D84028" w14:textId="47D3989E" w:rsidR="001E633E" w:rsidRPr="00BF738C" w:rsidRDefault="00AE7C45" w:rsidP="001E3522">
            <w:pPr>
              <w:rPr>
                <w:rFonts w:ascii="Arial" w:hAnsi="Arial" w:cs="Arial"/>
                <w:iCs/>
                <w:szCs w:val="22"/>
              </w:rPr>
            </w:pPr>
            <w:r w:rsidRPr="00BF738C">
              <w:rPr>
                <w:rFonts w:ascii="Arial" w:hAnsi="Arial" w:cs="Arial"/>
                <w:iCs/>
                <w:szCs w:val="22"/>
              </w:rPr>
              <w:t>https://github.com/SuihanGu/Predictive-SHM</w:t>
            </w:r>
          </w:p>
        </w:tc>
      </w:tr>
      <w:tr w:rsidR="00DD67E2" w:rsidRPr="00883C55" w14:paraId="33815D41" w14:textId="77777777" w:rsidTr="008F38E0">
        <w:trPr>
          <w:trHeight w:val="300"/>
        </w:trPr>
        <w:tc>
          <w:tcPr>
            <w:tcW w:w="567" w:type="dxa"/>
          </w:tcPr>
          <w:p w14:paraId="091665CD" w14:textId="77777777" w:rsidR="00DD67E2" w:rsidRPr="00883C55" w:rsidRDefault="002B7866" w:rsidP="001E3522">
            <w:pPr>
              <w:rPr>
                <w:rFonts w:ascii="Arial" w:hAnsi="Arial" w:cs="Arial"/>
                <w:szCs w:val="22"/>
              </w:rPr>
            </w:pPr>
            <w:r w:rsidRPr="00883C55">
              <w:rPr>
                <w:rFonts w:ascii="Arial" w:hAnsi="Arial" w:cs="Arial"/>
                <w:szCs w:val="22"/>
              </w:rPr>
              <w:t>C4</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7016BDEF" w14:textId="5CE92298" w:rsidR="00DD67E2" w:rsidRPr="00BF738C" w:rsidRDefault="00406F82" w:rsidP="001E3522">
            <w:pPr>
              <w:rPr>
                <w:rFonts w:ascii="Arial" w:hAnsi="Arial" w:cs="Arial"/>
                <w:iCs/>
                <w:szCs w:val="22"/>
              </w:rPr>
            </w:pPr>
            <w:r w:rsidRPr="00BF738C">
              <w:rPr>
                <w:rFonts w:ascii="Arial" w:hAnsi="Arial" w:cs="Arial"/>
                <w:iCs/>
                <w:szCs w:val="22"/>
              </w:rPr>
              <w:t>MIT</w:t>
            </w:r>
          </w:p>
        </w:tc>
      </w:tr>
      <w:tr w:rsidR="00DD67E2" w:rsidRPr="00883C55" w14:paraId="438B01EC" w14:textId="77777777" w:rsidTr="008F38E0">
        <w:trPr>
          <w:trHeight w:val="300"/>
        </w:trPr>
        <w:tc>
          <w:tcPr>
            <w:tcW w:w="567" w:type="dxa"/>
          </w:tcPr>
          <w:p w14:paraId="04E361F4" w14:textId="77777777" w:rsidR="00DD67E2" w:rsidRPr="00883C55" w:rsidRDefault="002B7866" w:rsidP="001E3522">
            <w:pPr>
              <w:rPr>
                <w:rFonts w:ascii="Arial" w:hAnsi="Arial" w:cs="Arial"/>
                <w:szCs w:val="22"/>
              </w:rPr>
            </w:pPr>
            <w:r w:rsidRPr="00883C55">
              <w:rPr>
                <w:rFonts w:ascii="Arial" w:hAnsi="Arial" w:cs="Arial"/>
                <w:szCs w:val="22"/>
              </w:rPr>
              <w:t>C5</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629D31C3" w14:textId="69D50802" w:rsidR="00DD67E2" w:rsidRPr="00BF738C" w:rsidRDefault="00406F82" w:rsidP="001E3522">
            <w:pPr>
              <w:rPr>
                <w:rFonts w:ascii="Arial" w:hAnsi="Arial" w:cs="Arial"/>
                <w:iCs/>
                <w:szCs w:val="22"/>
              </w:rPr>
            </w:pPr>
            <w:r w:rsidRPr="00BF738C">
              <w:rPr>
                <w:rFonts w:ascii="Arial" w:hAnsi="Arial" w:cs="Arial"/>
                <w:iCs/>
                <w:szCs w:val="22"/>
                <w:lang w:val="fr-FR"/>
              </w:rPr>
              <w:t>git</w:t>
            </w:r>
          </w:p>
        </w:tc>
      </w:tr>
      <w:tr w:rsidR="00DD67E2" w:rsidRPr="00883C55" w14:paraId="16946563" w14:textId="77777777" w:rsidTr="008F38E0">
        <w:trPr>
          <w:trHeight w:val="300"/>
        </w:trPr>
        <w:tc>
          <w:tcPr>
            <w:tcW w:w="567" w:type="dxa"/>
          </w:tcPr>
          <w:p w14:paraId="46D58CC8" w14:textId="77777777" w:rsidR="00DD67E2" w:rsidRPr="00883C55" w:rsidRDefault="002B7866" w:rsidP="001E3522">
            <w:pPr>
              <w:rPr>
                <w:rFonts w:ascii="Arial" w:hAnsi="Arial" w:cs="Arial"/>
                <w:szCs w:val="22"/>
              </w:rPr>
            </w:pPr>
            <w:r w:rsidRPr="00883C55">
              <w:rPr>
                <w:rFonts w:ascii="Arial" w:hAnsi="Arial" w:cs="Arial"/>
                <w:szCs w:val="22"/>
              </w:rPr>
              <w:t>C6</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7E953F56" w14:textId="77777777" w:rsidR="00BF738C" w:rsidRDefault="00406F82" w:rsidP="001E3522">
            <w:pPr>
              <w:rPr>
                <w:rFonts w:ascii="Arial" w:hAnsi="Arial" w:cs="Arial"/>
                <w:iCs/>
                <w:szCs w:val="22"/>
              </w:rPr>
            </w:pPr>
            <w:r w:rsidRPr="00BF738C">
              <w:rPr>
                <w:rFonts w:ascii="Arial" w:hAnsi="Arial" w:cs="Arial"/>
                <w:iCs/>
                <w:szCs w:val="22"/>
              </w:rPr>
              <w:t>Python(backed</w:t>
            </w:r>
            <w:proofErr w:type="gramStart"/>
            <w:r w:rsidRPr="00BF738C">
              <w:rPr>
                <w:rFonts w:ascii="Arial" w:hAnsi="Arial" w:cs="Arial"/>
                <w:iCs/>
                <w:szCs w:val="22"/>
              </w:rPr>
              <w:t>),Node.js</w:t>
            </w:r>
            <w:proofErr w:type="gramEnd"/>
            <w:r w:rsidRPr="00BF738C">
              <w:rPr>
                <w:rFonts w:ascii="Arial" w:hAnsi="Arial" w:cs="Arial"/>
                <w:iCs/>
                <w:szCs w:val="22"/>
              </w:rPr>
              <w:t>/JavaScript(frontend),</w:t>
            </w:r>
          </w:p>
          <w:p w14:paraId="0E48B6AB" w14:textId="500F8605" w:rsidR="00DD67E2" w:rsidRPr="00BF738C" w:rsidRDefault="00406F82" w:rsidP="001E3522">
            <w:pPr>
              <w:rPr>
                <w:rFonts w:ascii="Arial" w:hAnsi="Arial" w:cs="Arial"/>
                <w:iCs/>
                <w:szCs w:val="22"/>
              </w:rPr>
            </w:pPr>
            <w:proofErr w:type="spellStart"/>
            <w:proofErr w:type="gramStart"/>
            <w:r w:rsidRPr="00BF738C">
              <w:rPr>
                <w:rFonts w:ascii="Arial" w:hAnsi="Arial" w:cs="Arial"/>
                <w:iCs/>
                <w:szCs w:val="22"/>
              </w:rPr>
              <w:t>Pytorch,TensorFlow</w:t>
            </w:r>
            <w:proofErr w:type="spellEnd"/>
            <w:proofErr w:type="gramEnd"/>
          </w:p>
        </w:tc>
      </w:tr>
      <w:tr w:rsidR="00DD67E2" w:rsidRPr="00883C55" w14:paraId="68707A76" w14:textId="77777777" w:rsidTr="008F38E0">
        <w:trPr>
          <w:trHeight w:val="300"/>
        </w:trPr>
        <w:tc>
          <w:tcPr>
            <w:tcW w:w="567" w:type="dxa"/>
          </w:tcPr>
          <w:p w14:paraId="56024155" w14:textId="77777777" w:rsidR="00DD67E2" w:rsidRPr="00883C55" w:rsidRDefault="002B7866" w:rsidP="001E3522">
            <w:pPr>
              <w:rPr>
                <w:rFonts w:ascii="Arial" w:hAnsi="Arial" w:cs="Arial"/>
                <w:szCs w:val="22"/>
              </w:rPr>
            </w:pPr>
            <w:r w:rsidRPr="00883C55">
              <w:rPr>
                <w:rFonts w:ascii="Arial" w:hAnsi="Arial" w:cs="Arial"/>
                <w:szCs w:val="22"/>
              </w:rPr>
              <w:t>C7</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2AD9DA5F" w14:textId="1B92B1D4" w:rsidR="00A75CB1" w:rsidRPr="00BF738C" w:rsidRDefault="00A75CB1" w:rsidP="00A75CB1">
            <w:pPr>
              <w:rPr>
                <w:rFonts w:ascii="Arial" w:hAnsi="Arial" w:cs="Arial"/>
                <w:iCs/>
                <w:szCs w:val="22"/>
              </w:rPr>
            </w:pPr>
            <w:r w:rsidRPr="00BF738C">
              <w:rPr>
                <w:rFonts w:ascii="Arial" w:hAnsi="Arial" w:cs="Arial" w:hint="eastAsia"/>
                <w:iCs/>
                <w:szCs w:val="22"/>
              </w:rPr>
              <w:t xml:space="preserve">Node.js </w:t>
            </w:r>
            <w:r w:rsidRPr="00BF738C">
              <w:rPr>
                <w:rFonts w:ascii="Arial" w:hAnsi="Arial" w:cs="Arial" w:hint="eastAsia"/>
                <w:iCs/>
                <w:szCs w:val="22"/>
              </w:rPr>
              <w:t>≥</w:t>
            </w:r>
            <w:r w:rsidRPr="00BF738C">
              <w:rPr>
                <w:rFonts w:ascii="Arial" w:hAnsi="Arial" w:cs="Arial" w:hint="eastAsia"/>
                <w:iCs/>
                <w:szCs w:val="22"/>
              </w:rPr>
              <w:t xml:space="preserve"> 18, </w:t>
            </w:r>
            <w:proofErr w:type="spellStart"/>
            <w:r w:rsidRPr="00BF738C">
              <w:rPr>
                <w:rFonts w:ascii="Arial" w:hAnsi="Arial" w:cs="Arial" w:hint="eastAsia"/>
                <w:iCs/>
                <w:szCs w:val="22"/>
              </w:rPr>
              <w:t>pnpm</w:t>
            </w:r>
            <w:proofErr w:type="spellEnd"/>
            <w:r w:rsidRPr="00BF738C">
              <w:rPr>
                <w:rFonts w:ascii="Arial" w:hAnsi="Arial" w:cs="Arial" w:hint="eastAsia"/>
                <w:iCs/>
                <w:szCs w:val="22"/>
              </w:rPr>
              <w:t xml:space="preserve"> </w:t>
            </w:r>
            <w:r w:rsidRPr="00BF738C">
              <w:rPr>
                <w:rFonts w:ascii="Arial" w:hAnsi="Arial" w:cs="Arial" w:hint="eastAsia"/>
                <w:iCs/>
                <w:szCs w:val="22"/>
              </w:rPr>
              <w:t>≥</w:t>
            </w:r>
            <w:r w:rsidRPr="00BF738C">
              <w:rPr>
                <w:rFonts w:ascii="Arial" w:hAnsi="Arial" w:cs="Arial" w:hint="eastAsia"/>
                <w:iCs/>
                <w:szCs w:val="22"/>
              </w:rPr>
              <w:t xml:space="preserve"> 8</w:t>
            </w:r>
            <w:r w:rsidRPr="00BF738C">
              <w:rPr>
                <w:rFonts w:ascii="Arial" w:hAnsi="Arial" w:cs="Arial"/>
                <w:iCs/>
                <w:szCs w:val="22"/>
              </w:rPr>
              <w:t>;</w:t>
            </w:r>
          </w:p>
          <w:p w14:paraId="7356EA89" w14:textId="029B39F8" w:rsidR="00DD67E2" w:rsidRPr="00BF738C" w:rsidRDefault="00A75CB1" w:rsidP="00A75CB1">
            <w:pPr>
              <w:rPr>
                <w:rFonts w:ascii="Arial" w:hAnsi="Arial" w:cs="Arial"/>
                <w:iCs/>
                <w:szCs w:val="22"/>
              </w:rPr>
            </w:pPr>
            <w:r w:rsidRPr="00BF738C">
              <w:rPr>
                <w:rFonts w:ascii="Arial" w:hAnsi="Arial" w:cs="Arial" w:hint="eastAsia"/>
                <w:iCs/>
                <w:szCs w:val="22"/>
              </w:rPr>
              <w:t xml:space="preserve">Python </w:t>
            </w:r>
            <w:r w:rsidRPr="00BF738C">
              <w:rPr>
                <w:rFonts w:ascii="Arial" w:hAnsi="Arial" w:cs="Arial" w:hint="eastAsia"/>
                <w:iCs/>
                <w:szCs w:val="22"/>
              </w:rPr>
              <w:t>≥</w:t>
            </w:r>
            <w:r w:rsidRPr="00BF738C">
              <w:rPr>
                <w:rFonts w:ascii="Arial" w:hAnsi="Arial" w:cs="Arial" w:hint="eastAsia"/>
                <w:iCs/>
                <w:szCs w:val="22"/>
              </w:rPr>
              <w:t xml:space="preserve"> 3.10</w:t>
            </w:r>
          </w:p>
        </w:tc>
      </w:tr>
      <w:tr w:rsidR="00DD67E2" w:rsidRPr="00883C55" w14:paraId="286C72E5" w14:textId="77777777" w:rsidTr="008F38E0">
        <w:trPr>
          <w:trHeight w:val="300"/>
        </w:trPr>
        <w:tc>
          <w:tcPr>
            <w:tcW w:w="567" w:type="dxa"/>
          </w:tcPr>
          <w:p w14:paraId="3E16E1E6" w14:textId="77777777" w:rsidR="00DD67E2" w:rsidRPr="00883C55" w:rsidRDefault="002B7866" w:rsidP="001E3522">
            <w:pPr>
              <w:rPr>
                <w:rFonts w:ascii="Arial" w:hAnsi="Arial" w:cs="Arial"/>
                <w:szCs w:val="22"/>
              </w:rPr>
            </w:pPr>
            <w:r w:rsidRPr="00883C55">
              <w:rPr>
                <w:rFonts w:ascii="Arial" w:hAnsi="Arial" w:cs="Arial"/>
                <w:szCs w:val="22"/>
              </w:rPr>
              <w:t>C8</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6349FC99" w14:textId="193B7E8E" w:rsidR="00A75CB1" w:rsidRPr="00BF738C" w:rsidRDefault="00A75CB1" w:rsidP="00BF738C">
            <w:pPr>
              <w:wordWrap w:val="0"/>
              <w:rPr>
                <w:rFonts w:ascii="Arial" w:hAnsi="Arial" w:cs="Arial"/>
                <w:iCs/>
                <w:szCs w:val="22"/>
              </w:rPr>
            </w:pPr>
            <w:r w:rsidRPr="00BF738C">
              <w:rPr>
                <w:rFonts w:ascii="Arial" w:hAnsi="Arial" w:cs="Arial"/>
                <w:iCs/>
                <w:szCs w:val="22"/>
              </w:rPr>
              <w:t>https://github.com/SuihanGu/Predictive-SHM/README.md</w:t>
            </w:r>
          </w:p>
        </w:tc>
      </w:tr>
      <w:tr w:rsidR="00DD67E2" w:rsidRPr="00883C55" w14:paraId="59B634D9" w14:textId="77777777" w:rsidTr="008F38E0">
        <w:trPr>
          <w:trHeight w:val="300"/>
        </w:trPr>
        <w:tc>
          <w:tcPr>
            <w:tcW w:w="567" w:type="dxa"/>
          </w:tcPr>
          <w:p w14:paraId="63807196" w14:textId="77777777" w:rsidR="00DD67E2" w:rsidRPr="00883C55" w:rsidRDefault="002B7866" w:rsidP="001E3522">
            <w:pPr>
              <w:rPr>
                <w:rFonts w:ascii="Arial" w:hAnsi="Arial" w:cs="Arial"/>
                <w:szCs w:val="22"/>
              </w:rPr>
            </w:pPr>
            <w:r w:rsidRPr="00883C55">
              <w:rPr>
                <w:rFonts w:ascii="Arial" w:hAnsi="Arial" w:cs="Arial"/>
                <w:szCs w:val="22"/>
              </w:rPr>
              <w:t>C9</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7CAED1DE" w14:textId="3477B8EC" w:rsidR="00DD67E2" w:rsidRPr="00BF738C" w:rsidRDefault="00406F82" w:rsidP="001E3522">
            <w:pPr>
              <w:rPr>
                <w:rFonts w:ascii="Arial" w:hAnsi="Arial" w:cs="Arial"/>
                <w:iCs/>
                <w:szCs w:val="22"/>
              </w:rPr>
            </w:pPr>
            <w:r w:rsidRPr="00BF738C">
              <w:rPr>
                <w:rFonts w:ascii="Arial" w:hAnsi="Arial" w:cs="Arial"/>
                <w:iCs/>
                <w:szCs w:val="22"/>
              </w:rPr>
              <w:t>siranyang111@gmail.com</w:t>
            </w:r>
          </w:p>
        </w:tc>
      </w:tr>
    </w:tbl>
    <w:p w14:paraId="701DC5ED" w14:textId="77777777" w:rsidR="00A22F63" w:rsidRDefault="00A22F63" w:rsidP="001E3522">
      <w:pPr>
        <w:spacing w:after="0" w:line="240" w:lineRule="auto"/>
        <w:rPr>
          <w:rFonts w:ascii="Arial" w:hAnsi="Arial" w:cs="Arial"/>
          <w:szCs w:val="22"/>
        </w:rPr>
      </w:pPr>
    </w:p>
    <w:p w14:paraId="36A737EB" w14:textId="46CC9B6B" w:rsidR="0003483D" w:rsidRPr="00FC6B88" w:rsidRDefault="00657B03" w:rsidP="001E3522">
      <w:pPr>
        <w:pStyle w:val="1"/>
        <w:numPr>
          <w:ilvl w:val="0"/>
          <w:numId w:val="1"/>
        </w:numPr>
        <w:spacing w:before="0" w:line="240" w:lineRule="auto"/>
        <w:ind w:hanging="359"/>
        <w:rPr>
          <w:rFonts w:ascii="Arial" w:eastAsia="Calibri" w:hAnsi="Arial" w:cs="Arial"/>
          <w:iCs/>
          <w:sz w:val="22"/>
          <w:szCs w:val="22"/>
        </w:rPr>
      </w:pPr>
      <w:bookmarkStart w:id="81" w:name="_Toc224732138"/>
      <w:bookmarkStart w:id="82" w:name="_Toc224732174"/>
      <w:bookmarkStart w:id="83" w:name="_Toc224732279"/>
      <w:bookmarkStart w:id="84" w:name="_Toc224732280"/>
      <w:bookmarkEnd w:id="81"/>
      <w:bookmarkEnd w:id="82"/>
      <w:bookmarkEnd w:id="83"/>
      <w:r w:rsidRPr="00FC6B88">
        <w:rPr>
          <w:rFonts w:ascii="Arial" w:eastAsia="Calibri" w:hAnsi="Arial" w:cs="Arial"/>
          <w:iCs/>
          <w:sz w:val="22"/>
          <w:szCs w:val="22"/>
        </w:rPr>
        <w:t xml:space="preserve">Motivation and </w:t>
      </w:r>
      <w:r w:rsidR="003B4D9B" w:rsidRPr="00FC6B88">
        <w:rPr>
          <w:rFonts w:ascii="Arial" w:eastAsia="Calibri" w:hAnsi="Arial" w:cs="Arial"/>
          <w:iCs/>
          <w:sz w:val="22"/>
          <w:szCs w:val="22"/>
        </w:rPr>
        <w:t>significance</w:t>
      </w:r>
      <w:bookmarkEnd w:id="84"/>
    </w:p>
    <w:p w14:paraId="10C07B64" w14:textId="3631C576" w:rsidR="00406F82" w:rsidRPr="00823865" w:rsidDel="00823865" w:rsidRDefault="00406F82" w:rsidP="00C40F76">
      <w:pPr>
        <w:pStyle w:val="afa"/>
        <w:ind w:firstLine="360"/>
        <w:jc w:val="both"/>
        <w:rPr>
          <w:del w:id="85" w:author="思寒 *" w:date="2026-04-20T22:36:00Z"/>
          <w:rFonts w:ascii="Arial" w:hAnsi="Arial" w:cs="Arial"/>
          <w:szCs w:val="22"/>
          <w:rPrChange w:id="86" w:author="思寒 *" w:date="2026-04-20T22:36:00Z">
            <w:rPr>
              <w:del w:id="87" w:author="思寒 *" w:date="2026-04-20T22:36:00Z"/>
              <w:rFonts w:ascii="Arial" w:hAnsi="Arial" w:cs="Arial"/>
              <w:szCs w:val="22"/>
            </w:rPr>
          </w:rPrChange>
        </w:rPr>
      </w:pPr>
      <w:bookmarkStart w:id="88" w:name="h.kmq9okrxt62z" w:colFirst="0" w:colLast="0"/>
      <w:bookmarkEnd w:id="88"/>
      <w:del w:id="89" w:author="思寒 *" w:date="2026-04-20T22:36:00Z">
        <w:r w:rsidRPr="00823865" w:rsidDel="00823865">
          <w:rPr>
            <w:rFonts w:ascii="Arial" w:hAnsi="Arial" w:cs="Arial"/>
            <w:szCs w:val="22"/>
          </w:rPr>
          <w:delText>Structural health monitoring (SHM) is a critical technology for ensuring the safe operation of historic buildings and engineering structures. With the advancement of sensing technologies, data-driven time-series prediction models have become essential tool</w:delText>
        </w:r>
        <w:r w:rsidRPr="00823865" w:rsidDel="00823865">
          <w:rPr>
            <w:rFonts w:ascii="Arial" w:hAnsi="Arial" w:cs="Arial"/>
            <w:szCs w:val="22"/>
            <w:rPrChange w:id="90" w:author="思寒 *" w:date="2026-04-20T22:36:00Z">
              <w:rPr>
                <w:rFonts w:ascii="Arial" w:hAnsi="Arial" w:cs="Arial"/>
                <w:szCs w:val="22"/>
              </w:rPr>
            </w:rPrChange>
          </w:rPr>
          <w:delText>s for evaluating future structural states and identifying anomalous evolution trends</w:delText>
        </w:r>
      </w:del>
      <w:del w:id="91" w:author="思寒 *" w:date="2026-04-20T09:25:00Z">
        <w:r w:rsidRPr="00823865" w:rsidDel="00DF7D0B">
          <w:rPr>
            <w:rFonts w:ascii="Arial" w:hAnsi="Arial" w:cs="Arial"/>
            <w:szCs w:val="22"/>
            <w:rPrChange w:id="92" w:author="思寒 *" w:date="2026-04-20T22:36:00Z">
              <w:rPr>
                <w:rFonts w:ascii="Arial" w:hAnsi="Arial" w:cs="Arial"/>
                <w:szCs w:val="22"/>
              </w:rPr>
            </w:rPrChange>
          </w:rPr>
          <w:delText xml:space="preserve"> </w:delText>
        </w:r>
      </w:del>
      <w:del w:id="93" w:author="思寒 *" w:date="2026-04-20T22:36:00Z">
        <w:r w:rsidRPr="00823865" w:rsidDel="00823865">
          <w:rPr>
            <w:rFonts w:ascii="Arial" w:hAnsi="Arial" w:cs="Arial"/>
            <w:szCs w:val="22"/>
            <w:rPrChange w:id="94" w:author="思寒 *" w:date="2026-04-20T22:36:00Z">
              <w:rPr>
                <w:rFonts w:ascii="Arial" w:hAnsi="Arial" w:cs="Arial"/>
                <w:szCs w:val="22"/>
                <w:vertAlign w:val="superscript"/>
              </w:rPr>
            </w:rPrChange>
          </w:rPr>
          <w:delText>[1,2]</w:delText>
        </w:r>
        <w:r w:rsidRPr="00823865" w:rsidDel="00823865">
          <w:rPr>
            <w:rFonts w:ascii="Arial" w:hAnsi="Arial" w:cs="Arial"/>
            <w:szCs w:val="22"/>
            <w:rPrChange w:id="95" w:author="思寒 *" w:date="2026-04-20T22:36:00Z">
              <w:rPr>
                <w:rFonts w:ascii="Arial" w:hAnsi="Arial" w:cs="Arial"/>
                <w:szCs w:val="22"/>
              </w:rPr>
            </w:rPrChange>
          </w:rPr>
          <w:delText xml:space="preserve">. However, existing SHM software ecosystems still face significant challenges in engineering applications. First, the “algorithm-to-engineering” conversion rate is low. Although deep learning models (such as Transformer and LSTM) perform excellently on laboratory datasets, the lack of standardized end-to-end deployment tools results in extremely high migration costs in real-world projects </w:delText>
        </w:r>
        <w:r w:rsidRPr="00823865" w:rsidDel="00823865">
          <w:rPr>
            <w:rFonts w:ascii="Arial" w:hAnsi="Arial" w:cs="Arial"/>
            <w:szCs w:val="22"/>
            <w:rPrChange w:id="96" w:author="思寒 *" w:date="2026-04-20T22:36:00Z">
              <w:rPr>
                <w:rFonts w:ascii="Arial" w:hAnsi="Arial" w:cs="Arial"/>
                <w:szCs w:val="22"/>
                <w:vertAlign w:val="superscript"/>
              </w:rPr>
            </w:rPrChange>
          </w:rPr>
          <w:delText>[3]</w:delText>
        </w:r>
        <w:r w:rsidRPr="00823865" w:rsidDel="00823865">
          <w:rPr>
            <w:rFonts w:ascii="Arial" w:hAnsi="Arial" w:cs="Arial"/>
            <w:szCs w:val="22"/>
            <w:rPrChange w:id="97" w:author="思寒 *" w:date="2026-04-20T22:36:00Z">
              <w:rPr>
                <w:rFonts w:ascii="Arial" w:hAnsi="Arial" w:cs="Arial"/>
                <w:szCs w:val="22"/>
              </w:rPr>
            </w:rPrChange>
          </w:rPr>
          <w:delText xml:space="preserve">. Second, system architectures are closed. Most commercial SHM platforms use proprietary protocols, making them incompatible with multi-source sensor data and unable to support dynamic integration of user-defined algorithms </w:delText>
        </w:r>
        <w:r w:rsidRPr="00823865" w:rsidDel="00823865">
          <w:rPr>
            <w:rFonts w:ascii="Arial" w:hAnsi="Arial" w:cs="Arial"/>
            <w:szCs w:val="22"/>
            <w:rPrChange w:id="98" w:author="思寒 *" w:date="2026-04-20T22:36:00Z">
              <w:rPr>
                <w:rFonts w:ascii="Arial" w:hAnsi="Arial" w:cs="Arial"/>
                <w:szCs w:val="22"/>
                <w:vertAlign w:val="superscript"/>
              </w:rPr>
            </w:rPrChange>
          </w:rPr>
          <w:delText>[4]</w:delText>
        </w:r>
        <w:r w:rsidRPr="00823865" w:rsidDel="00823865">
          <w:rPr>
            <w:rFonts w:ascii="Arial" w:hAnsi="Arial" w:cs="Arial"/>
            <w:szCs w:val="22"/>
            <w:rPrChange w:id="99" w:author="思寒 *" w:date="2026-04-20T22:36:00Z">
              <w:rPr>
                <w:rFonts w:ascii="Arial" w:hAnsi="Arial" w:cs="Arial"/>
                <w:szCs w:val="22"/>
              </w:rPr>
            </w:rPrChange>
          </w:rPr>
          <w:delText xml:space="preserve">. Third, reproducibility is lacking. The absence of open-source frameworks focused on time-series prediction tasks in SHM development hinders horizontal comparison and reuse across research teams </w:delText>
        </w:r>
        <w:r w:rsidRPr="00823865" w:rsidDel="00823865">
          <w:rPr>
            <w:rFonts w:ascii="Arial" w:hAnsi="Arial" w:cs="Arial"/>
            <w:szCs w:val="22"/>
            <w:rPrChange w:id="100" w:author="思寒 *" w:date="2026-04-20T22:36:00Z">
              <w:rPr>
                <w:rFonts w:ascii="Arial" w:hAnsi="Arial" w:cs="Arial"/>
                <w:szCs w:val="22"/>
                <w:vertAlign w:val="superscript"/>
              </w:rPr>
            </w:rPrChange>
          </w:rPr>
          <w:delText>[5,6</w:delText>
        </w:r>
        <w:r w:rsidR="00BF738C" w:rsidRPr="00823865" w:rsidDel="00823865">
          <w:rPr>
            <w:rFonts w:ascii="Arial" w:hAnsi="Arial" w:cs="Arial"/>
            <w:szCs w:val="22"/>
            <w:lang w:eastAsia="zh-CN"/>
            <w:rPrChange w:id="101" w:author="思寒 *" w:date="2026-04-20T22:36:00Z">
              <w:rPr>
                <w:rFonts w:ascii="Arial" w:hAnsi="Arial" w:cs="Arial"/>
                <w:szCs w:val="22"/>
                <w:vertAlign w:val="superscript"/>
                <w:lang w:eastAsia="zh-CN"/>
              </w:rPr>
            </w:rPrChange>
          </w:rPr>
          <w:delText>,11</w:delText>
        </w:r>
        <w:r w:rsidRPr="00823865" w:rsidDel="00823865">
          <w:rPr>
            <w:rFonts w:ascii="Arial" w:hAnsi="Arial" w:cs="Arial"/>
            <w:szCs w:val="22"/>
            <w:rPrChange w:id="102" w:author="思寒 *" w:date="2026-04-20T22:36:00Z">
              <w:rPr>
                <w:rFonts w:ascii="Arial" w:hAnsi="Arial" w:cs="Arial"/>
                <w:szCs w:val="22"/>
                <w:vertAlign w:val="superscript"/>
              </w:rPr>
            </w:rPrChange>
          </w:rPr>
          <w:delText>]</w:delText>
        </w:r>
        <w:r w:rsidRPr="00823865" w:rsidDel="00823865">
          <w:rPr>
            <w:rFonts w:ascii="Arial" w:hAnsi="Arial" w:cs="Arial"/>
            <w:szCs w:val="22"/>
            <w:rPrChange w:id="103" w:author="思寒 *" w:date="2026-04-20T22:36:00Z">
              <w:rPr>
                <w:rFonts w:ascii="Arial" w:hAnsi="Arial" w:cs="Arial"/>
                <w:szCs w:val="22"/>
              </w:rPr>
            </w:rPrChange>
          </w:rPr>
          <w:delText>.</w:delText>
        </w:r>
      </w:del>
    </w:p>
    <w:p w14:paraId="7DEB8C65" w14:textId="1BD36B5A" w:rsidR="00823865" w:rsidRPr="00823865" w:rsidRDefault="00406F82" w:rsidP="00823865">
      <w:pPr>
        <w:pStyle w:val="afa"/>
        <w:ind w:firstLine="360"/>
        <w:jc w:val="both"/>
        <w:rPr>
          <w:ins w:id="104" w:author="思寒 *" w:date="2026-04-20T22:35:00Z"/>
          <w:rFonts w:ascii="Arial" w:hAnsi="Arial" w:cs="Arial"/>
          <w:rPrChange w:id="105" w:author="思寒 *" w:date="2026-04-20T22:36:00Z">
            <w:rPr>
              <w:ins w:id="106" w:author="思寒 *" w:date="2026-04-20T22:35:00Z"/>
            </w:rPr>
          </w:rPrChange>
        </w:rPr>
      </w:pPr>
      <w:del w:id="107" w:author="思寒 *" w:date="2026-04-20T22:36:00Z">
        <w:r w:rsidRPr="00823865" w:rsidDel="00823865">
          <w:rPr>
            <w:rFonts w:ascii="Arial" w:hAnsi="Arial" w:cs="Arial"/>
            <w:szCs w:val="22"/>
            <w:rPrChange w:id="108" w:author="思寒 *" w:date="2026-04-20T22:36:00Z">
              <w:rPr>
                <w:rFonts w:ascii="Arial" w:hAnsi="Arial" w:cs="Arial"/>
                <w:szCs w:val="22"/>
              </w:rPr>
            </w:rPrChange>
          </w:rPr>
          <w:delText>To overcome these issues, this paper presents Predictive-SHM—a lightweight, reproducible, and extensible multi-source structural health monitoring software. Compared with existing tools, Predictive-SHM offers clear advantages in lightweight deployment, flexible model replacement, and end-to-end reproducibility, making it suitable for structural health management of historic buildings, bridges, tunnels, and scientific research applications</w:delText>
        </w:r>
        <w:r w:rsidR="00BF738C" w:rsidRPr="00823865" w:rsidDel="00823865">
          <w:rPr>
            <w:rFonts w:ascii="Arial" w:hAnsi="Arial" w:cs="Arial"/>
            <w:szCs w:val="22"/>
            <w:rPrChange w:id="109" w:author="思寒 *" w:date="2026-04-20T22:36:00Z">
              <w:rPr>
                <w:rFonts w:ascii="Arial" w:hAnsi="Arial" w:cs="Arial"/>
                <w:szCs w:val="22"/>
              </w:rPr>
            </w:rPrChange>
          </w:rPr>
          <w:delText xml:space="preserve"> </w:delText>
        </w:r>
        <w:r w:rsidR="00C30CAC" w:rsidRPr="00823865" w:rsidDel="00823865">
          <w:rPr>
            <w:rFonts w:ascii="Arial" w:hAnsi="Arial" w:cs="Arial"/>
            <w:szCs w:val="22"/>
            <w:rPrChange w:id="110" w:author="思寒 *" w:date="2026-04-20T22:36:00Z">
              <w:rPr>
                <w:rFonts w:ascii="Arial" w:hAnsi="Arial" w:cs="Arial"/>
                <w:szCs w:val="22"/>
                <w:vertAlign w:val="superscript"/>
              </w:rPr>
            </w:rPrChange>
          </w:rPr>
          <w:delText>[7,12]</w:delText>
        </w:r>
        <w:r w:rsidRPr="00823865" w:rsidDel="00823865">
          <w:rPr>
            <w:rFonts w:ascii="Arial" w:hAnsi="Arial" w:cs="Arial"/>
            <w:szCs w:val="22"/>
            <w:rPrChange w:id="111" w:author="思寒 *" w:date="2026-04-20T22:36:00Z">
              <w:rPr>
                <w:rFonts w:ascii="Arial" w:hAnsi="Arial" w:cs="Arial"/>
                <w:szCs w:val="22"/>
              </w:rPr>
            </w:rPrChange>
          </w:rPr>
          <w:delText>.</w:delText>
        </w:r>
      </w:del>
      <w:ins w:id="112" w:author="思寒 *" w:date="2026-04-20T22:35:00Z">
        <w:r w:rsidR="00823865" w:rsidRPr="00823865">
          <w:rPr>
            <w:rFonts w:ascii="Arial" w:hAnsi="Arial" w:cs="Arial"/>
            <w:rPrChange w:id="113" w:author="思寒 *" w:date="2026-04-20T22:36:00Z">
              <w:rPr/>
            </w:rPrChange>
          </w:rPr>
          <w:t>Structural Health Monitoring (SHM) is a critical technology for ensuring the safe operation of historical buildings and engineering structures. With the advancement of sensing technologies, data-driven time series prediction models have become essential tools for assessing future structural states and identifying anomalous trends [1,2]. However, existing SHM software still faces numerous challenges in engineering applications: high costs in translating algorithms to practice, closed system architectures that hinder compatibility with multi-source sensor data, and the lack of open-source frameworks specifically focused on time series prediction, making research outcomes difficult to reproduce and compare [3-6,11].</w:t>
        </w:r>
      </w:ins>
    </w:p>
    <w:p w14:paraId="5075F3A7" w14:textId="77777777" w:rsidR="00823865" w:rsidRPr="00823865" w:rsidRDefault="00823865" w:rsidP="00823865">
      <w:pPr>
        <w:pStyle w:val="afa"/>
        <w:ind w:firstLine="360"/>
        <w:jc w:val="both"/>
        <w:rPr>
          <w:ins w:id="114" w:author="思寒 *" w:date="2026-04-20T22:35:00Z"/>
          <w:rFonts w:ascii="Arial" w:hAnsi="Arial" w:cs="Arial"/>
          <w:rPrChange w:id="115" w:author="思寒 *" w:date="2026-04-20T22:36:00Z">
            <w:rPr>
              <w:ins w:id="116" w:author="思寒 *" w:date="2026-04-20T22:35:00Z"/>
            </w:rPr>
          </w:rPrChange>
        </w:rPr>
      </w:pPr>
      <w:ins w:id="117" w:author="思寒 *" w:date="2026-04-20T22:35:00Z">
        <w:r w:rsidRPr="00823865">
          <w:rPr>
            <w:rFonts w:ascii="Arial" w:hAnsi="Arial" w:cs="Arial"/>
            <w:rPrChange w:id="118" w:author="思寒 *" w:date="2026-04-20T22:36:00Z">
              <w:rPr/>
            </w:rPrChange>
          </w:rPr>
          <w:t>In recent years, relevant research has made progress in areas such as data-driven decision support, vibration-based damage analysis, and digital twins, yet significant gaps remain. For instance, Monti et al. (2025) developed a data-driven decision support system for railway bridge networks [17], Rabi et al. (2024) reviewed the application of vibration-based techniques in bridge damage localization and remaining useful life prediction [18], and Rabi et al. (2025) constructed a real-time digital twin for steel bridges using genetic algorithms for model updating [19]. Nevertheless, there remains a notable absence of lightweight, scalable open-source toolkits capable of providing end-to-end workflows for multi-sensor time series prediction, pluggable model integration, and configuration-driven visualization—particularly for resource-constrained scenarios such as historical buildings.</w:t>
        </w:r>
      </w:ins>
    </w:p>
    <w:p w14:paraId="2F71F415" w14:textId="0C1F3347" w:rsidR="00823865" w:rsidRPr="00823865" w:rsidRDefault="00823865" w:rsidP="00823865">
      <w:pPr>
        <w:pStyle w:val="afa"/>
        <w:ind w:firstLine="360"/>
        <w:jc w:val="both"/>
        <w:rPr>
          <w:rFonts w:ascii="Arial" w:hAnsi="Arial" w:cs="Arial"/>
          <w:rPrChange w:id="119" w:author="思寒 *" w:date="2026-04-20T22:36:00Z">
            <w:rPr/>
          </w:rPrChange>
        </w:rPr>
        <w:pPrChange w:id="120" w:author="思寒 *" w:date="2026-04-20T22:36:00Z">
          <w:pPr>
            <w:pStyle w:val="afa"/>
            <w:ind w:firstLine="360"/>
            <w:jc w:val="both"/>
          </w:pPr>
        </w:pPrChange>
      </w:pPr>
      <w:ins w:id="121" w:author="思寒 *" w:date="2026-04-20T22:35:00Z">
        <w:r w:rsidRPr="00823865">
          <w:rPr>
            <w:rFonts w:ascii="Arial" w:hAnsi="Arial" w:cs="Arial"/>
            <w:rPrChange w:id="122" w:author="思寒 *" w:date="2026-04-20T22:36:00Z">
              <w:rPr/>
            </w:rPrChange>
          </w:rPr>
          <w:t xml:space="preserve">To address these challenges, this paper presents Predictive-SHM—a lightweight, reproducible, and scalable multi-source structural health monitoring software toolkit. The toolkit employs a modular architecture with standardized interfaces to implement an end-to-end workflow encompassing multi-source data ingestion, pluggable prediction models based on a Universal </w:t>
        </w:r>
        <w:r w:rsidRPr="00823865">
          <w:rPr>
            <w:rFonts w:ascii="Arial" w:hAnsi="Arial" w:cs="Arial"/>
            <w:rPrChange w:id="123" w:author="思寒 *" w:date="2026-04-20T22:36:00Z">
              <w:rPr/>
            </w:rPrChange>
          </w:rPr>
          <w:lastRenderedPageBreak/>
          <w:t xml:space="preserve">Logic Data Model (ULDM), customizable early warning mechanisms, and configuration-driven visualization. In the practical application to the </w:t>
        </w:r>
        <w:proofErr w:type="spellStart"/>
        <w:r w:rsidRPr="00823865">
          <w:rPr>
            <w:rFonts w:ascii="Arial" w:hAnsi="Arial" w:cs="Arial"/>
            <w:rPrChange w:id="124" w:author="思寒 *" w:date="2026-04-20T22:36:00Z">
              <w:rPr/>
            </w:rPrChange>
          </w:rPr>
          <w:t>Yuhuangge</w:t>
        </w:r>
        <w:proofErr w:type="spellEnd"/>
        <w:r w:rsidRPr="00823865">
          <w:rPr>
            <w:rFonts w:ascii="Arial" w:hAnsi="Arial" w:cs="Arial"/>
            <w:rPrChange w:id="125" w:author="思寒 *" w:date="2026-04-20T22:36:00Z">
              <w:rPr/>
            </w:rPrChange>
          </w:rPr>
          <w:t xml:space="preserve"> historical building, Predictive-SHM stably processed multi-source structural and environmental data, achieving unified </w:t>
        </w:r>
        <w:proofErr w:type="spellStart"/>
        <w:r w:rsidRPr="00823865">
          <w:rPr>
            <w:rFonts w:ascii="Arial" w:hAnsi="Arial" w:cs="Arial"/>
            <w:rPrChange w:id="126" w:author="思寒 *" w:date="2026-04-20T22:36:00Z">
              <w:rPr/>
            </w:rPrChange>
          </w:rPr>
          <w:t>preprocessing</w:t>
        </w:r>
        <w:proofErr w:type="spellEnd"/>
        <w:r w:rsidRPr="00823865">
          <w:rPr>
            <w:rFonts w:ascii="Arial" w:hAnsi="Arial" w:cs="Arial"/>
            <w:rPrChange w:id="127" w:author="思寒 *" w:date="2026-04-20T22:36:00Z">
              <w:rPr/>
            </w:rPrChange>
          </w:rPr>
          <w:t>, multi-step prediction, real-time visualization, and anomaly alerting. This significantly reduced model testing and on-site diagnostic costs, providing a reproducible software solution that bridges advanced algorithms and SHM engineering practice.</w:t>
        </w:r>
      </w:ins>
    </w:p>
    <w:p w14:paraId="4B8E7CEE" w14:textId="32733562" w:rsidR="0003483D" w:rsidRPr="00FC6B88" w:rsidRDefault="00657B03" w:rsidP="001E3522">
      <w:pPr>
        <w:pStyle w:val="1"/>
        <w:numPr>
          <w:ilvl w:val="0"/>
          <w:numId w:val="1"/>
        </w:numPr>
        <w:spacing w:before="0" w:line="240" w:lineRule="auto"/>
        <w:ind w:hanging="359"/>
        <w:rPr>
          <w:rFonts w:ascii="Arial" w:eastAsia="Calibri" w:hAnsi="Arial" w:cs="Arial"/>
          <w:iCs/>
          <w:sz w:val="22"/>
          <w:szCs w:val="22"/>
        </w:rPr>
      </w:pPr>
      <w:bookmarkStart w:id="128" w:name="h.4mwx3spkx9aa" w:colFirst="0" w:colLast="0"/>
      <w:bookmarkStart w:id="129" w:name="_Toc224732281"/>
      <w:bookmarkEnd w:id="128"/>
      <w:r w:rsidRPr="00FC6B88">
        <w:rPr>
          <w:rFonts w:ascii="Arial" w:eastAsia="Calibri" w:hAnsi="Arial" w:cs="Arial"/>
          <w:iCs/>
          <w:sz w:val="22"/>
          <w:szCs w:val="22"/>
        </w:rPr>
        <w:t xml:space="preserve">Software </w:t>
      </w:r>
      <w:r w:rsidR="003B4D9B" w:rsidRPr="00FC6B88">
        <w:rPr>
          <w:rFonts w:ascii="Arial" w:eastAsia="Calibri" w:hAnsi="Arial" w:cs="Arial"/>
          <w:iCs/>
          <w:sz w:val="22"/>
          <w:szCs w:val="22"/>
        </w:rPr>
        <w:t>d</w:t>
      </w:r>
      <w:r w:rsidRPr="00FC6B88">
        <w:rPr>
          <w:rFonts w:ascii="Arial" w:eastAsia="Calibri" w:hAnsi="Arial" w:cs="Arial"/>
          <w:iCs/>
          <w:sz w:val="22"/>
          <w:szCs w:val="22"/>
        </w:rPr>
        <w:t>escription</w:t>
      </w:r>
      <w:bookmarkEnd w:id="129"/>
    </w:p>
    <w:p w14:paraId="6CA63BAA" w14:textId="3E3E376A" w:rsidR="001A439F" w:rsidRDefault="001341CB" w:rsidP="00BF738C">
      <w:pPr>
        <w:spacing w:after="0" w:line="240" w:lineRule="auto"/>
        <w:ind w:firstLineChars="200" w:firstLine="440"/>
        <w:jc w:val="both"/>
      </w:pPr>
      <w:r w:rsidRPr="001341CB">
        <w:rPr>
          <w:rFonts w:ascii="Arial" w:hAnsi="Arial" w:cs="Arial"/>
          <w:iCs/>
          <w:szCs w:val="22"/>
        </w:rPr>
        <w:t>This section describes the system architecture design and workflow of each module in Predictive-SHM.</w:t>
      </w:r>
    </w:p>
    <w:p w14:paraId="5D94CF96" w14:textId="77777777" w:rsidR="00EC33D7" w:rsidRPr="00EC33D7" w:rsidRDefault="00657B03" w:rsidP="00EC33D7">
      <w:pPr>
        <w:pStyle w:val="1"/>
        <w:numPr>
          <w:ilvl w:val="1"/>
          <w:numId w:val="1"/>
        </w:numPr>
        <w:spacing w:before="0" w:line="240" w:lineRule="auto"/>
        <w:ind w:hanging="431"/>
        <w:contextualSpacing/>
        <w:jc w:val="both"/>
        <w:rPr>
          <w:rFonts w:ascii="Arial" w:hAnsi="Arial" w:cs="Arial"/>
          <w:sz w:val="22"/>
          <w:szCs w:val="22"/>
        </w:rPr>
      </w:pPr>
      <w:bookmarkStart w:id="130" w:name="_Toc224732282"/>
      <w:r w:rsidRPr="00FC6B88">
        <w:rPr>
          <w:rFonts w:ascii="Arial" w:hAnsi="Arial" w:cs="Arial"/>
          <w:iCs/>
          <w:sz w:val="22"/>
          <w:szCs w:val="22"/>
        </w:rPr>
        <w:t xml:space="preserve">Software </w:t>
      </w:r>
      <w:r w:rsidR="003B4D9B" w:rsidRPr="00FC6B88">
        <w:rPr>
          <w:rFonts w:ascii="Arial" w:eastAsia="Calibri" w:hAnsi="Arial" w:cs="Arial"/>
          <w:bCs/>
          <w:iCs/>
          <w:sz w:val="22"/>
          <w:szCs w:val="22"/>
        </w:rPr>
        <w:t>a</w:t>
      </w:r>
      <w:r w:rsidR="003B4D9B" w:rsidRPr="00FC6B88">
        <w:rPr>
          <w:rFonts w:ascii="Arial" w:hAnsi="Arial" w:cs="Arial"/>
          <w:iCs/>
          <w:sz w:val="22"/>
          <w:szCs w:val="22"/>
        </w:rPr>
        <w:t>rchitecture</w:t>
      </w:r>
      <w:bookmarkEnd w:id="130"/>
    </w:p>
    <w:p w14:paraId="16897CAD" w14:textId="7DA27CA5" w:rsidR="00EC33D7" w:rsidRPr="00BF738C" w:rsidRDefault="00EC33D7" w:rsidP="00BF738C">
      <w:pPr>
        <w:pStyle w:val="afa"/>
        <w:ind w:firstLine="361"/>
        <w:jc w:val="both"/>
        <w:rPr>
          <w:rFonts w:ascii="Arial" w:hAnsi="Arial" w:cs="Arial"/>
        </w:rPr>
      </w:pPr>
      <w:r w:rsidRPr="00BF738C">
        <w:rPr>
          <w:rFonts w:ascii="Arial" w:hAnsi="Arial" w:cs="Arial"/>
        </w:rPr>
        <w:t>Predictive-SHM adopts a modular architecture in which functional modules are divided by responsibility and collaborate through standardized interfaces</w:t>
      </w:r>
      <w:r w:rsidRPr="00DF7D0B">
        <w:rPr>
          <w:rFonts w:ascii="Arial" w:hAnsi="Arial" w:cs="Arial"/>
          <w:rPrChange w:id="131" w:author="思寒 *" w:date="2026-04-20T09:25:00Z">
            <w:rPr>
              <w:rFonts w:ascii="Arial" w:hAnsi="Arial" w:cs="Arial"/>
              <w:vertAlign w:val="superscript"/>
            </w:rPr>
          </w:rPrChange>
        </w:rPr>
        <w:t xml:space="preserve"> [8]</w:t>
      </w:r>
      <w:r w:rsidRPr="00BF738C">
        <w:rPr>
          <w:rFonts w:ascii="Arial" w:hAnsi="Arial" w:cs="Arial"/>
        </w:rPr>
        <w:t>, thereby realizing an end-to-end workflow that includes multi-source data access, unified format processing, a pluggable prediction model, and custom alerting (see Fig. 1).</w:t>
      </w:r>
    </w:p>
    <w:p w14:paraId="28041746" w14:textId="22F7C691" w:rsidR="001341CB" w:rsidRPr="00BF738C" w:rsidRDefault="001341CB" w:rsidP="00BF738C">
      <w:pPr>
        <w:pStyle w:val="afa"/>
        <w:ind w:firstLine="361"/>
        <w:jc w:val="both"/>
        <w:rPr>
          <w:rFonts w:ascii="Arial" w:hAnsi="Arial" w:cs="Arial"/>
        </w:rPr>
      </w:pPr>
      <w:r w:rsidRPr="00BF738C">
        <w:rPr>
          <w:rFonts w:ascii="Arial" w:hAnsi="Arial" w:cs="Arial"/>
          <w:iCs/>
        </w:rPr>
        <w:t>The platform consists of four core modules:</w:t>
      </w:r>
    </w:p>
    <w:p w14:paraId="3FFDACB9" w14:textId="77777777" w:rsidR="001341CB" w:rsidRPr="00BF738C" w:rsidRDefault="001341CB" w:rsidP="00BF738C">
      <w:pPr>
        <w:pStyle w:val="afa"/>
        <w:numPr>
          <w:ilvl w:val="1"/>
          <w:numId w:val="22"/>
        </w:numPr>
        <w:jc w:val="both"/>
        <w:rPr>
          <w:rFonts w:ascii="Arial" w:hAnsi="Arial" w:cs="Arial"/>
          <w:iCs/>
        </w:rPr>
      </w:pPr>
      <w:r w:rsidRPr="00BF738C">
        <w:rPr>
          <w:rFonts w:ascii="Arial" w:hAnsi="Arial" w:cs="Arial"/>
          <w:iCs/>
        </w:rPr>
        <w:t>Multi-source data access module: converts heterogeneous sensor data into a unified internal time-series format;</w:t>
      </w:r>
    </w:p>
    <w:p w14:paraId="01D81C50" w14:textId="77777777" w:rsidR="001341CB" w:rsidRPr="00BF738C" w:rsidRDefault="001341CB" w:rsidP="00BF738C">
      <w:pPr>
        <w:pStyle w:val="afa"/>
        <w:numPr>
          <w:ilvl w:val="1"/>
          <w:numId w:val="22"/>
        </w:numPr>
        <w:jc w:val="both"/>
        <w:rPr>
          <w:rFonts w:ascii="Arial" w:hAnsi="Arial" w:cs="Arial"/>
          <w:iCs/>
        </w:rPr>
      </w:pPr>
      <w:r w:rsidRPr="00BF738C">
        <w:rPr>
          <w:rFonts w:ascii="Arial" w:hAnsi="Arial" w:cs="Arial"/>
          <w:iCs/>
        </w:rPr>
        <w:t>Pluggable prediction module: supports dynamic loading of different time-series prediction models and interfaces with the unified data format through adapters;</w:t>
      </w:r>
    </w:p>
    <w:p w14:paraId="5AC2DA24" w14:textId="77777777" w:rsidR="001341CB" w:rsidRPr="00BF738C" w:rsidRDefault="001341CB" w:rsidP="00BF738C">
      <w:pPr>
        <w:pStyle w:val="afa"/>
        <w:numPr>
          <w:ilvl w:val="1"/>
          <w:numId w:val="22"/>
        </w:numPr>
        <w:jc w:val="both"/>
        <w:rPr>
          <w:rFonts w:ascii="Arial" w:hAnsi="Arial" w:cs="Arial"/>
          <w:iCs/>
        </w:rPr>
      </w:pPr>
      <w:r w:rsidRPr="00BF738C">
        <w:rPr>
          <w:rFonts w:ascii="Arial" w:hAnsi="Arial" w:cs="Arial"/>
          <w:iCs/>
        </w:rPr>
        <w:t>Custom alert module: marks anomalies based on prediction results and thresholds;</w:t>
      </w:r>
    </w:p>
    <w:p w14:paraId="69CE71BA" w14:textId="5D392904" w:rsidR="001341CB" w:rsidRPr="00BF738C" w:rsidRDefault="001341CB" w:rsidP="00BF738C">
      <w:pPr>
        <w:pStyle w:val="afa"/>
        <w:numPr>
          <w:ilvl w:val="1"/>
          <w:numId w:val="22"/>
        </w:numPr>
        <w:jc w:val="both"/>
        <w:rPr>
          <w:rFonts w:ascii="Arial" w:hAnsi="Arial" w:cs="Arial"/>
          <w:iCs/>
        </w:rPr>
      </w:pPr>
      <w:r w:rsidRPr="00BF738C">
        <w:rPr>
          <w:rFonts w:ascii="Arial" w:hAnsi="Arial" w:cs="Arial"/>
          <w:iCs/>
        </w:rPr>
        <w:t>Visualization module: provides a configuration-driven unified display interface.</w:t>
      </w:r>
    </w:p>
    <w:p w14:paraId="17F6324E" w14:textId="236DD7FB" w:rsidR="0003483D" w:rsidRPr="00BF738C" w:rsidRDefault="001341CB" w:rsidP="00BF738C">
      <w:pPr>
        <w:pStyle w:val="afa"/>
        <w:ind w:firstLine="361"/>
        <w:jc w:val="both"/>
        <w:rPr>
          <w:rFonts w:ascii="Arial" w:hAnsi="Arial" w:cs="Arial"/>
          <w:iCs/>
        </w:rPr>
      </w:pPr>
      <w:r w:rsidRPr="00BF738C">
        <w:rPr>
          <w:rFonts w:ascii="Arial" w:hAnsi="Arial" w:cs="Arial"/>
          <w:iCs/>
        </w:rPr>
        <w:t>The multi-source data access module supplies stable unified input, while the pluggable prediction module employs an adapter pattern and metadata-driven registration mechanism to achieve true plug-and-play functionality. The alert and visualization modules are loosely coupled and consume only standardized interfaces. This design maintains core workflow stability while supporting flexible extension of data sources, prediction models, and configurations</w:t>
      </w:r>
      <w:r w:rsidR="00BF738C" w:rsidRPr="00DF7D0B">
        <w:rPr>
          <w:rFonts w:ascii="Arial" w:hAnsi="Arial" w:cs="Arial"/>
          <w:iCs/>
          <w:rPrChange w:id="132" w:author="思寒 *" w:date="2026-04-20T09:26:00Z">
            <w:rPr>
              <w:rFonts w:ascii="Arial" w:hAnsi="Arial" w:cs="Arial"/>
              <w:iCs/>
            </w:rPr>
          </w:rPrChange>
        </w:rPr>
        <w:t xml:space="preserve"> </w:t>
      </w:r>
      <w:r w:rsidR="00C30CAC" w:rsidRPr="00DF7D0B">
        <w:rPr>
          <w:rFonts w:ascii="Arial" w:hAnsi="Arial" w:cs="Arial"/>
          <w:iCs/>
          <w:rPrChange w:id="133" w:author="思寒 *" w:date="2026-04-20T09:26:00Z">
            <w:rPr>
              <w:rFonts w:ascii="Arial" w:hAnsi="Arial" w:cs="Arial"/>
              <w:iCs/>
              <w:vertAlign w:val="superscript"/>
            </w:rPr>
          </w:rPrChange>
        </w:rPr>
        <w:t>[13]</w:t>
      </w:r>
      <w:r w:rsidRPr="00BF738C">
        <w:rPr>
          <w:rFonts w:ascii="Arial" w:hAnsi="Arial" w:cs="Arial"/>
          <w:iCs/>
        </w:rPr>
        <w:t>.</w:t>
      </w:r>
    </w:p>
    <w:p w14:paraId="084DB96F" w14:textId="7EAAF533" w:rsidR="001341CB" w:rsidRPr="00BF738C" w:rsidRDefault="00C26E84" w:rsidP="00BF738C">
      <w:pPr>
        <w:pStyle w:val="afa"/>
        <w:jc w:val="both"/>
        <w:rPr>
          <w:rFonts w:ascii="Arial" w:hAnsi="Arial" w:cs="Arial"/>
        </w:rPr>
      </w:pPr>
      <w:r>
        <w:rPr>
          <w:rFonts w:ascii="Arial" w:hAnsi="Arial" w:cs="Arial"/>
          <w:noProof/>
        </w:rPr>
        <w:lastRenderedPageBreak/>
        <w:drawing>
          <wp:inline distT="0" distB="0" distL="0" distR="0" wp14:anchorId="3539DF40" wp14:editId="72229383">
            <wp:extent cx="5943600" cy="4206240"/>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8">
                      <a:extLst>
                        <a:ext uri="{28A0092B-C50C-407E-A947-70E740481C1C}">
                          <a14:useLocalDpi xmlns:a14="http://schemas.microsoft.com/office/drawing/2010/main" val="0"/>
                        </a:ext>
                      </a:extLst>
                    </a:blip>
                    <a:stretch>
                      <a:fillRect/>
                    </a:stretch>
                  </pic:blipFill>
                  <pic:spPr>
                    <a:xfrm>
                      <a:off x="0" y="0"/>
                      <a:ext cx="5943600" cy="4206240"/>
                    </a:xfrm>
                    <a:prstGeom prst="rect">
                      <a:avLst/>
                    </a:prstGeom>
                  </pic:spPr>
                </pic:pic>
              </a:graphicData>
            </a:graphic>
          </wp:inline>
        </w:drawing>
      </w:r>
    </w:p>
    <w:p w14:paraId="03F14127" w14:textId="553EA058" w:rsidR="001341CB" w:rsidRPr="001341CB" w:rsidRDefault="001341CB" w:rsidP="00BF738C">
      <w:pPr>
        <w:pStyle w:val="afa"/>
        <w:jc w:val="center"/>
      </w:pPr>
      <w:r w:rsidRPr="00BF738C">
        <w:rPr>
          <w:rFonts w:ascii="Arial" w:hAnsi="Arial" w:cs="Arial"/>
          <w:color w:val="000000" w:themeColor="text1"/>
          <w:lang w:val="en-US"/>
        </w:rPr>
        <w:t>Fig. 1. Predictive-SHM functional and architectural design.</w:t>
      </w:r>
    </w:p>
    <w:p w14:paraId="1816E0D2" w14:textId="47865EB5" w:rsidR="00FC6B88" w:rsidRPr="00FC6B88" w:rsidRDefault="00EC33D7" w:rsidP="001E3522">
      <w:pPr>
        <w:pStyle w:val="1"/>
        <w:numPr>
          <w:ilvl w:val="1"/>
          <w:numId w:val="1"/>
        </w:numPr>
        <w:spacing w:before="0" w:line="240" w:lineRule="auto"/>
        <w:ind w:hanging="431"/>
        <w:contextualSpacing/>
        <w:rPr>
          <w:rFonts w:ascii="Arial" w:hAnsi="Arial" w:cs="Arial"/>
          <w:sz w:val="22"/>
          <w:szCs w:val="22"/>
        </w:rPr>
      </w:pPr>
      <w:bookmarkStart w:id="134" w:name="_Toc224732283"/>
      <w:r>
        <w:rPr>
          <w:rFonts w:ascii="Arial" w:hAnsi="Arial" w:cs="Arial"/>
          <w:iCs/>
          <w:sz w:val="22"/>
          <w:szCs w:val="22"/>
        </w:rPr>
        <w:t>Multi-source data access</w:t>
      </w:r>
      <w:bookmarkEnd w:id="134"/>
    </w:p>
    <w:p w14:paraId="11CFCB06" w14:textId="77777777" w:rsidR="001341CB" w:rsidRPr="00BF738C" w:rsidRDefault="001341CB" w:rsidP="00BF738C">
      <w:pPr>
        <w:pStyle w:val="afa"/>
        <w:ind w:firstLine="361"/>
        <w:jc w:val="both"/>
        <w:rPr>
          <w:rFonts w:ascii="Arial" w:hAnsi="Arial" w:cs="Arial"/>
        </w:rPr>
      </w:pPr>
      <w:r w:rsidRPr="00BF738C">
        <w:rPr>
          <w:rFonts w:ascii="Arial" w:hAnsi="Arial" w:cs="Arial"/>
        </w:rPr>
        <w:t>The platform targets multi-sensor monitoring scenarios. The multi-source data access module provides unified data ingestion and management to resolve inconsistencies in sensor protocols and fragmented access points.</w:t>
      </w:r>
    </w:p>
    <w:p w14:paraId="000F4F04" w14:textId="4DA24D90" w:rsidR="001341CB" w:rsidRPr="00BF738C" w:rsidRDefault="001341CB" w:rsidP="00BF738C">
      <w:pPr>
        <w:pStyle w:val="afa"/>
        <w:ind w:firstLine="361"/>
        <w:jc w:val="both"/>
        <w:rPr>
          <w:rFonts w:ascii="Arial" w:hAnsi="Arial" w:cs="Arial"/>
        </w:rPr>
      </w:pPr>
      <w:r w:rsidRPr="00BF738C">
        <w:rPr>
          <w:rFonts w:ascii="Arial" w:hAnsi="Arial" w:cs="Arial"/>
        </w:rPr>
        <w:t>The module abstracts multi-source sensor data into timestamped time-series record streams. Data enter via standardized or flattened formats and are converted into a unique internal representation (timestamp + columns) (see Table 1).</w:t>
      </w:r>
    </w:p>
    <w:p w14:paraId="79A1CAF9" w14:textId="77777777" w:rsidR="001341CB" w:rsidRPr="00BF738C" w:rsidRDefault="001341CB" w:rsidP="00BF738C">
      <w:pPr>
        <w:pStyle w:val="afa"/>
        <w:jc w:val="center"/>
        <w:rPr>
          <w:rFonts w:ascii="Arial" w:hAnsi="Arial" w:cs="Arial"/>
        </w:rPr>
      </w:pPr>
      <w:r w:rsidRPr="00BF738C">
        <w:rPr>
          <w:rFonts w:ascii="Arial" w:hAnsi="Arial" w:cs="Arial"/>
        </w:rPr>
        <w:t>Table 1 Format specifications</w:t>
      </w:r>
    </w:p>
    <w:p w14:paraId="1AD45EAA" w14:textId="7E564C65" w:rsidR="001341CB" w:rsidRDefault="001341CB" w:rsidP="00BF738C">
      <w:pPr>
        <w:pStyle w:val="afa"/>
      </w:pPr>
      <w:r>
        <w:rPr>
          <w:rFonts w:ascii="Cambria" w:eastAsia="Cambria" w:hAnsi="Cambria" w:cs="Cambria"/>
          <w:b/>
          <w:sz w:val="28"/>
        </w:rPr>
        <w:fldChar w:fldCharType="begin"/>
      </w:r>
      <w:r>
        <w:instrText xml:space="preserve"> LINK Excel.SheetBinaryMacroEnabled.12 "C:\\Users\\26824\\Downloads\\table.csv" "table!R1C1:R4C3" \a \f 4 \h  \* MERGEFORMAT </w:instrText>
      </w:r>
      <w:r>
        <w:rPr>
          <w:rFonts w:ascii="Cambria" w:eastAsia="Cambria" w:hAnsi="Cambria" w:cs="Cambria"/>
          <w:b/>
          <w:sz w:val="28"/>
        </w:rPr>
        <w:fldChar w:fldCharType="separate"/>
      </w:r>
    </w:p>
    <w:tbl>
      <w:tblPr>
        <w:tblW w:w="9360" w:type="dxa"/>
        <w:tblBorders>
          <w:top w:val="single" w:sz="4" w:space="0" w:color="auto"/>
          <w:insideH w:val="single" w:sz="4" w:space="0" w:color="auto"/>
        </w:tblBorders>
        <w:tblLook w:val="04A0" w:firstRow="1" w:lastRow="0" w:firstColumn="1" w:lastColumn="0" w:noHBand="0" w:noVBand="1"/>
      </w:tblPr>
      <w:tblGrid>
        <w:gridCol w:w="2002"/>
        <w:gridCol w:w="2896"/>
        <w:gridCol w:w="222"/>
        <w:gridCol w:w="4240"/>
      </w:tblGrid>
      <w:tr w:rsidR="00A75CB1" w:rsidRPr="001341CB" w14:paraId="2B5ACE5D" w14:textId="77777777" w:rsidTr="00BF738C">
        <w:trPr>
          <w:trHeight w:val="285"/>
        </w:trPr>
        <w:tc>
          <w:tcPr>
            <w:tcW w:w="2044" w:type="dxa"/>
            <w:noWrap/>
            <w:vAlign w:val="center"/>
            <w:hideMark/>
          </w:tcPr>
          <w:p w14:paraId="29603908" w14:textId="2B70A0C5" w:rsidR="00A75CB1" w:rsidRPr="001341CB" w:rsidRDefault="00A75CB1" w:rsidP="001341CB">
            <w:pPr>
              <w:spacing w:after="0" w:line="240" w:lineRule="auto"/>
              <w:rPr>
                <w:rFonts w:ascii="等线" w:eastAsia="等线" w:hAnsi="等线" w:cs="宋体"/>
                <w:szCs w:val="22"/>
                <w:lang w:val="en-US" w:eastAsia="zh-CN"/>
              </w:rPr>
            </w:pPr>
            <w:r w:rsidRPr="001341CB">
              <w:rPr>
                <w:rFonts w:ascii="等线" w:eastAsia="等线" w:hAnsi="等线" w:cs="宋体" w:hint="eastAsia"/>
                <w:szCs w:val="22"/>
                <w:lang w:val="en-US" w:eastAsia="zh-CN"/>
              </w:rPr>
              <w:t>Type</w:t>
            </w:r>
          </w:p>
        </w:tc>
        <w:tc>
          <w:tcPr>
            <w:tcW w:w="2762" w:type="dxa"/>
            <w:tcBorders>
              <w:top w:val="single" w:sz="4" w:space="0" w:color="auto"/>
              <w:bottom w:val="single" w:sz="4" w:space="0" w:color="auto"/>
            </w:tcBorders>
            <w:noWrap/>
            <w:vAlign w:val="center"/>
            <w:hideMark/>
          </w:tcPr>
          <w:p w14:paraId="6B78B887" w14:textId="77777777" w:rsidR="00A75CB1" w:rsidRPr="001341CB" w:rsidRDefault="00A75CB1" w:rsidP="001341CB">
            <w:pPr>
              <w:spacing w:after="0" w:line="240" w:lineRule="auto"/>
              <w:rPr>
                <w:rFonts w:ascii="等线" w:eastAsia="等线" w:hAnsi="等线" w:cs="宋体"/>
                <w:szCs w:val="22"/>
                <w:lang w:val="en-US" w:eastAsia="zh-CN"/>
              </w:rPr>
            </w:pPr>
            <w:r w:rsidRPr="001341CB">
              <w:rPr>
                <w:rFonts w:ascii="等线" w:eastAsia="等线" w:hAnsi="等线" w:cs="宋体" w:hint="eastAsia"/>
                <w:szCs w:val="22"/>
                <w:lang w:val="en-US" w:eastAsia="zh-CN"/>
              </w:rPr>
              <w:t>Format</w:t>
            </w:r>
          </w:p>
        </w:tc>
        <w:tc>
          <w:tcPr>
            <w:tcW w:w="222" w:type="dxa"/>
          </w:tcPr>
          <w:p w14:paraId="2DA8C968" w14:textId="77777777" w:rsidR="00A75CB1" w:rsidRPr="001341CB" w:rsidRDefault="00A75CB1" w:rsidP="001341CB">
            <w:pPr>
              <w:spacing w:after="0" w:line="240" w:lineRule="auto"/>
              <w:rPr>
                <w:rFonts w:ascii="等线" w:eastAsia="等线" w:hAnsi="等线" w:cs="宋体"/>
                <w:szCs w:val="22"/>
                <w:lang w:val="en-US" w:eastAsia="zh-CN"/>
              </w:rPr>
            </w:pPr>
          </w:p>
        </w:tc>
        <w:tc>
          <w:tcPr>
            <w:tcW w:w="4332" w:type="dxa"/>
            <w:noWrap/>
            <w:vAlign w:val="center"/>
            <w:hideMark/>
          </w:tcPr>
          <w:p w14:paraId="114BFDF8" w14:textId="2CDCCCC7" w:rsidR="00A75CB1" w:rsidRPr="001341CB" w:rsidRDefault="00A75CB1" w:rsidP="001341CB">
            <w:pPr>
              <w:spacing w:after="0" w:line="240" w:lineRule="auto"/>
              <w:rPr>
                <w:rFonts w:ascii="等线" w:eastAsia="等线" w:hAnsi="等线" w:cs="宋体"/>
                <w:szCs w:val="22"/>
                <w:lang w:val="en-US" w:eastAsia="zh-CN"/>
              </w:rPr>
            </w:pPr>
            <w:r w:rsidRPr="001341CB">
              <w:rPr>
                <w:rFonts w:ascii="等线" w:eastAsia="等线" w:hAnsi="等线" w:cs="宋体" w:hint="eastAsia"/>
                <w:szCs w:val="22"/>
                <w:lang w:val="en-US" w:eastAsia="zh-CN"/>
              </w:rPr>
              <w:t>Description</w:t>
            </w:r>
          </w:p>
        </w:tc>
      </w:tr>
      <w:tr w:rsidR="00A75CB1" w:rsidRPr="001341CB" w14:paraId="07ECA846" w14:textId="77777777" w:rsidTr="00BF738C">
        <w:trPr>
          <w:trHeight w:val="285"/>
        </w:trPr>
        <w:tc>
          <w:tcPr>
            <w:tcW w:w="2044" w:type="dxa"/>
            <w:noWrap/>
            <w:vAlign w:val="center"/>
            <w:hideMark/>
          </w:tcPr>
          <w:p w14:paraId="55AB9343" w14:textId="77777777" w:rsidR="00A75CB1" w:rsidRPr="001341CB" w:rsidRDefault="00A75CB1" w:rsidP="001341CB">
            <w:pPr>
              <w:spacing w:after="0" w:line="240" w:lineRule="auto"/>
              <w:rPr>
                <w:rFonts w:ascii="等线" w:eastAsia="等线" w:hAnsi="等线" w:cs="宋体"/>
                <w:szCs w:val="22"/>
                <w:lang w:val="en-US" w:eastAsia="zh-CN"/>
              </w:rPr>
            </w:pPr>
            <w:r w:rsidRPr="001341CB">
              <w:rPr>
                <w:rFonts w:ascii="等线" w:eastAsia="等线" w:hAnsi="等线" w:cs="宋体" w:hint="eastAsia"/>
                <w:szCs w:val="22"/>
                <w:lang w:val="en-US" w:eastAsia="zh-CN"/>
              </w:rPr>
              <w:t>Standardized format</w:t>
            </w:r>
          </w:p>
        </w:tc>
        <w:tc>
          <w:tcPr>
            <w:tcW w:w="2762" w:type="dxa"/>
            <w:tcBorders>
              <w:top w:val="single" w:sz="4" w:space="0" w:color="auto"/>
            </w:tcBorders>
            <w:noWrap/>
            <w:vAlign w:val="center"/>
            <w:hideMark/>
          </w:tcPr>
          <w:p w14:paraId="323D4423" w14:textId="77777777" w:rsidR="00A75CB1" w:rsidRPr="001341CB" w:rsidRDefault="00A75CB1" w:rsidP="00BF738C">
            <w:pPr>
              <w:wordWrap w:val="0"/>
              <w:spacing w:after="0" w:line="240" w:lineRule="auto"/>
              <w:rPr>
                <w:rFonts w:ascii="等线" w:eastAsia="等线" w:hAnsi="等线" w:cs="宋体"/>
                <w:szCs w:val="22"/>
                <w:lang w:val="en-US" w:eastAsia="zh-CN"/>
              </w:rPr>
            </w:pPr>
            <w:r w:rsidRPr="001341CB">
              <w:rPr>
                <w:rFonts w:ascii="等线" w:eastAsia="等线" w:hAnsi="等线" w:cs="宋体" w:hint="eastAsia"/>
                <w:szCs w:val="22"/>
                <w:lang w:val="en-US" w:eastAsia="zh-CN"/>
              </w:rPr>
              <w:t>{ "</w:t>
            </w:r>
            <w:proofErr w:type="spellStart"/>
            <w:r w:rsidRPr="001341CB">
              <w:rPr>
                <w:rFonts w:ascii="等线" w:eastAsia="等线" w:hAnsi="等线" w:cs="宋体" w:hint="eastAsia"/>
                <w:szCs w:val="22"/>
                <w:lang w:val="en-US" w:eastAsia="zh-CN"/>
              </w:rPr>
              <w:t>ts</w:t>
            </w:r>
            <w:proofErr w:type="spellEnd"/>
            <w:r w:rsidRPr="001341CB">
              <w:rPr>
                <w:rFonts w:ascii="等线" w:eastAsia="等线" w:hAnsi="等线" w:cs="宋体" w:hint="eastAsia"/>
                <w:szCs w:val="22"/>
                <w:lang w:val="en-US" w:eastAsia="zh-CN"/>
              </w:rPr>
              <w:t>": int, "data": { "k": v, ... } }</w:t>
            </w:r>
          </w:p>
        </w:tc>
        <w:tc>
          <w:tcPr>
            <w:tcW w:w="222" w:type="dxa"/>
          </w:tcPr>
          <w:p w14:paraId="1925D1B7" w14:textId="77777777" w:rsidR="00A75CB1" w:rsidRPr="001341CB" w:rsidRDefault="00A75CB1" w:rsidP="001341CB">
            <w:pPr>
              <w:spacing w:after="0" w:line="240" w:lineRule="auto"/>
              <w:rPr>
                <w:rFonts w:ascii="等线" w:eastAsia="等线" w:hAnsi="等线" w:cs="宋体"/>
                <w:szCs w:val="22"/>
                <w:lang w:val="en-US" w:eastAsia="zh-CN"/>
              </w:rPr>
            </w:pPr>
          </w:p>
        </w:tc>
        <w:tc>
          <w:tcPr>
            <w:tcW w:w="4332" w:type="dxa"/>
            <w:noWrap/>
            <w:vAlign w:val="center"/>
            <w:hideMark/>
          </w:tcPr>
          <w:p w14:paraId="736BC189" w14:textId="3F436FD3" w:rsidR="00A75CB1" w:rsidRPr="001341CB" w:rsidRDefault="00A75CB1" w:rsidP="001341CB">
            <w:pPr>
              <w:spacing w:after="0" w:line="240" w:lineRule="auto"/>
              <w:rPr>
                <w:rFonts w:ascii="等线" w:eastAsia="等线" w:hAnsi="等线" w:cs="宋体"/>
                <w:szCs w:val="22"/>
                <w:lang w:val="en-US" w:eastAsia="zh-CN"/>
              </w:rPr>
            </w:pPr>
            <w:r w:rsidRPr="001341CB">
              <w:rPr>
                <w:rFonts w:ascii="等线" w:eastAsia="等线" w:hAnsi="等线" w:cs="宋体" w:hint="eastAsia"/>
                <w:szCs w:val="22"/>
                <w:lang w:val="en-US" w:eastAsia="zh-CN"/>
              </w:rPr>
              <w:t>Time and data are separated; data contains arbitrary sensor key-value pairs</w:t>
            </w:r>
          </w:p>
        </w:tc>
      </w:tr>
      <w:tr w:rsidR="00A75CB1" w:rsidRPr="001341CB" w14:paraId="6978816B" w14:textId="77777777" w:rsidTr="00BF738C">
        <w:trPr>
          <w:trHeight w:val="285"/>
        </w:trPr>
        <w:tc>
          <w:tcPr>
            <w:tcW w:w="2044" w:type="dxa"/>
            <w:tcBorders>
              <w:bottom w:val="single" w:sz="4" w:space="0" w:color="auto"/>
            </w:tcBorders>
            <w:noWrap/>
            <w:vAlign w:val="center"/>
            <w:hideMark/>
          </w:tcPr>
          <w:p w14:paraId="1D003084" w14:textId="77777777" w:rsidR="00A75CB1" w:rsidRPr="001341CB" w:rsidRDefault="00A75CB1" w:rsidP="001341CB">
            <w:pPr>
              <w:spacing w:after="0" w:line="240" w:lineRule="auto"/>
              <w:rPr>
                <w:rFonts w:ascii="等线" w:eastAsia="等线" w:hAnsi="等线" w:cs="宋体"/>
                <w:szCs w:val="22"/>
                <w:lang w:val="en-US" w:eastAsia="zh-CN"/>
              </w:rPr>
            </w:pPr>
            <w:r w:rsidRPr="001341CB">
              <w:rPr>
                <w:rFonts w:ascii="等线" w:eastAsia="等线" w:hAnsi="等线" w:cs="宋体" w:hint="eastAsia"/>
                <w:szCs w:val="22"/>
                <w:lang w:val="en-US" w:eastAsia="zh-CN"/>
              </w:rPr>
              <w:t>Flattened format</w:t>
            </w:r>
          </w:p>
        </w:tc>
        <w:tc>
          <w:tcPr>
            <w:tcW w:w="2762" w:type="dxa"/>
            <w:tcBorders>
              <w:bottom w:val="single" w:sz="4" w:space="0" w:color="auto"/>
            </w:tcBorders>
            <w:noWrap/>
            <w:vAlign w:val="center"/>
            <w:hideMark/>
          </w:tcPr>
          <w:p w14:paraId="2B51FC70" w14:textId="77777777" w:rsidR="00A75CB1" w:rsidRPr="001341CB" w:rsidRDefault="00A75CB1" w:rsidP="001341CB">
            <w:pPr>
              <w:spacing w:after="0" w:line="240" w:lineRule="auto"/>
              <w:rPr>
                <w:rFonts w:ascii="等线" w:eastAsia="等线" w:hAnsi="等线" w:cs="宋体"/>
                <w:szCs w:val="22"/>
                <w:lang w:val="en-US" w:eastAsia="zh-CN"/>
              </w:rPr>
            </w:pPr>
            <w:r w:rsidRPr="001341CB">
              <w:rPr>
                <w:rFonts w:ascii="等线" w:eastAsia="等线" w:hAnsi="等线" w:cs="宋体" w:hint="eastAsia"/>
                <w:szCs w:val="22"/>
                <w:lang w:val="en-US" w:eastAsia="zh-CN"/>
              </w:rPr>
              <w:t>{ "timestamp": int, "</w:t>
            </w:r>
            <w:proofErr w:type="spellStart"/>
            <w:r w:rsidRPr="001341CB">
              <w:rPr>
                <w:rFonts w:ascii="等线" w:eastAsia="等线" w:hAnsi="等线" w:cs="宋体" w:hint="eastAsia"/>
                <w:szCs w:val="22"/>
                <w:lang w:val="en-US" w:eastAsia="zh-CN"/>
              </w:rPr>
              <w:t>k":v</w:t>
            </w:r>
            <w:proofErr w:type="spellEnd"/>
            <w:r w:rsidRPr="001341CB">
              <w:rPr>
                <w:rFonts w:ascii="等线" w:eastAsia="等线" w:hAnsi="等线" w:cs="宋体" w:hint="eastAsia"/>
                <w:szCs w:val="22"/>
                <w:lang w:val="en-US" w:eastAsia="zh-CN"/>
              </w:rPr>
              <w:t>, ... }</w:t>
            </w:r>
          </w:p>
        </w:tc>
        <w:tc>
          <w:tcPr>
            <w:tcW w:w="222" w:type="dxa"/>
            <w:tcBorders>
              <w:bottom w:val="single" w:sz="4" w:space="0" w:color="auto"/>
            </w:tcBorders>
          </w:tcPr>
          <w:p w14:paraId="0593ADBC" w14:textId="77777777" w:rsidR="00A75CB1" w:rsidRPr="001341CB" w:rsidRDefault="00A75CB1" w:rsidP="001341CB">
            <w:pPr>
              <w:spacing w:after="0" w:line="240" w:lineRule="auto"/>
              <w:rPr>
                <w:rFonts w:ascii="等线" w:eastAsia="等线" w:hAnsi="等线" w:cs="宋体"/>
                <w:szCs w:val="22"/>
                <w:lang w:val="en-US" w:eastAsia="zh-CN"/>
              </w:rPr>
            </w:pPr>
          </w:p>
        </w:tc>
        <w:tc>
          <w:tcPr>
            <w:tcW w:w="4332" w:type="dxa"/>
            <w:tcBorders>
              <w:bottom w:val="single" w:sz="4" w:space="0" w:color="auto"/>
            </w:tcBorders>
            <w:noWrap/>
            <w:vAlign w:val="center"/>
            <w:hideMark/>
          </w:tcPr>
          <w:p w14:paraId="034E2F48" w14:textId="5AEB07B6" w:rsidR="00A75CB1" w:rsidRPr="001341CB" w:rsidRDefault="00A75CB1" w:rsidP="001341CB">
            <w:pPr>
              <w:spacing w:after="0" w:line="240" w:lineRule="auto"/>
              <w:rPr>
                <w:rFonts w:ascii="等线" w:eastAsia="等线" w:hAnsi="等线" w:cs="宋体"/>
                <w:szCs w:val="22"/>
                <w:lang w:val="en-US" w:eastAsia="zh-CN"/>
              </w:rPr>
            </w:pPr>
            <w:r w:rsidRPr="001341CB">
              <w:rPr>
                <w:rFonts w:ascii="等线" w:eastAsia="等线" w:hAnsi="等线" w:cs="宋体" w:hint="eastAsia"/>
                <w:szCs w:val="22"/>
                <w:lang w:val="en-US" w:eastAsia="zh-CN"/>
              </w:rPr>
              <w:t>Time and data reside in the same layer; backward-compatible interface</w:t>
            </w:r>
          </w:p>
        </w:tc>
      </w:tr>
      <w:tr w:rsidR="00A75CB1" w:rsidRPr="001341CB" w14:paraId="5019C57C" w14:textId="77777777" w:rsidTr="00BF738C">
        <w:trPr>
          <w:trHeight w:val="285"/>
        </w:trPr>
        <w:tc>
          <w:tcPr>
            <w:tcW w:w="2044" w:type="dxa"/>
            <w:tcBorders>
              <w:bottom w:val="single" w:sz="4" w:space="0" w:color="auto"/>
            </w:tcBorders>
            <w:noWrap/>
            <w:vAlign w:val="center"/>
            <w:hideMark/>
          </w:tcPr>
          <w:p w14:paraId="4F09E2C7" w14:textId="77777777" w:rsidR="00A75CB1" w:rsidRPr="001341CB" w:rsidRDefault="00A75CB1" w:rsidP="001341CB">
            <w:pPr>
              <w:spacing w:after="0" w:line="240" w:lineRule="auto"/>
              <w:rPr>
                <w:rFonts w:ascii="等线" w:eastAsia="等线" w:hAnsi="等线" w:cs="宋体"/>
                <w:szCs w:val="22"/>
                <w:lang w:val="en-US" w:eastAsia="zh-CN"/>
              </w:rPr>
            </w:pPr>
            <w:r w:rsidRPr="001341CB">
              <w:rPr>
                <w:rFonts w:ascii="等线" w:eastAsia="等线" w:hAnsi="等线" w:cs="宋体" w:hint="eastAsia"/>
                <w:szCs w:val="22"/>
                <w:lang w:val="en-US" w:eastAsia="zh-CN"/>
              </w:rPr>
              <w:t>Internal format</w:t>
            </w:r>
          </w:p>
        </w:tc>
        <w:tc>
          <w:tcPr>
            <w:tcW w:w="2762" w:type="dxa"/>
            <w:tcBorders>
              <w:bottom w:val="single" w:sz="4" w:space="0" w:color="auto"/>
            </w:tcBorders>
            <w:noWrap/>
            <w:vAlign w:val="center"/>
            <w:hideMark/>
          </w:tcPr>
          <w:p w14:paraId="494DD544" w14:textId="77777777" w:rsidR="00A75CB1" w:rsidRPr="001341CB" w:rsidRDefault="00A75CB1" w:rsidP="001341CB">
            <w:pPr>
              <w:spacing w:after="0" w:line="240" w:lineRule="auto"/>
              <w:rPr>
                <w:rFonts w:ascii="等线" w:eastAsia="等线" w:hAnsi="等线" w:cs="宋体"/>
                <w:szCs w:val="22"/>
                <w:lang w:val="en-US" w:eastAsia="zh-CN"/>
              </w:rPr>
            </w:pPr>
            <w:r w:rsidRPr="001341CB">
              <w:rPr>
                <w:rFonts w:ascii="等线" w:eastAsia="等线" w:hAnsi="等线" w:cs="宋体" w:hint="eastAsia"/>
                <w:szCs w:val="22"/>
                <w:lang w:val="en-US" w:eastAsia="zh-CN"/>
              </w:rPr>
              <w:t>{ "</w:t>
            </w:r>
            <w:proofErr w:type="spellStart"/>
            <w:r w:rsidRPr="001341CB">
              <w:rPr>
                <w:rFonts w:ascii="等线" w:eastAsia="等线" w:hAnsi="等线" w:cs="宋体" w:hint="eastAsia"/>
                <w:szCs w:val="22"/>
                <w:lang w:val="en-US" w:eastAsia="zh-CN"/>
              </w:rPr>
              <w:t>timestamp":int</w:t>
            </w:r>
            <w:proofErr w:type="spellEnd"/>
            <w:r w:rsidRPr="001341CB">
              <w:rPr>
                <w:rFonts w:ascii="等线" w:eastAsia="等线" w:hAnsi="等线" w:cs="宋体" w:hint="eastAsia"/>
                <w:szCs w:val="22"/>
                <w:lang w:val="en-US" w:eastAsia="zh-CN"/>
              </w:rPr>
              <w:t>, ...columns }</w:t>
            </w:r>
          </w:p>
        </w:tc>
        <w:tc>
          <w:tcPr>
            <w:tcW w:w="222" w:type="dxa"/>
            <w:tcBorders>
              <w:bottom w:val="single" w:sz="4" w:space="0" w:color="auto"/>
            </w:tcBorders>
          </w:tcPr>
          <w:p w14:paraId="01F4F632" w14:textId="77777777" w:rsidR="00A75CB1" w:rsidRPr="001341CB" w:rsidRDefault="00A75CB1" w:rsidP="001341CB">
            <w:pPr>
              <w:spacing w:after="0" w:line="240" w:lineRule="auto"/>
              <w:rPr>
                <w:rFonts w:ascii="等线" w:eastAsia="等线" w:hAnsi="等线" w:cs="宋体"/>
                <w:szCs w:val="22"/>
                <w:lang w:val="en-US" w:eastAsia="zh-CN"/>
              </w:rPr>
            </w:pPr>
          </w:p>
        </w:tc>
        <w:tc>
          <w:tcPr>
            <w:tcW w:w="4332" w:type="dxa"/>
            <w:tcBorders>
              <w:bottom w:val="single" w:sz="4" w:space="0" w:color="auto"/>
            </w:tcBorders>
            <w:noWrap/>
            <w:vAlign w:val="center"/>
            <w:hideMark/>
          </w:tcPr>
          <w:p w14:paraId="49FB7DE6" w14:textId="0D7CA5E5" w:rsidR="00A75CB1" w:rsidRPr="001341CB" w:rsidRDefault="00A75CB1" w:rsidP="001341CB">
            <w:pPr>
              <w:spacing w:after="0" w:line="240" w:lineRule="auto"/>
              <w:rPr>
                <w:rFonts w:ascii="等线" w:eastAsia="等线" w:hAnsi="等线" w:cs="宋体"/>
                <w:szCs w:val="22"/>
                <w:lang w:val="en-US" w:eastAsia="zh-CN"/>
              </w:rPr>
            </w:pPr>
            <w:r w:rsidRPr="001341CB">
              <w:rPr>
                <w:rFonts w:ascii="等线" w:eastAsia="等线" w:hAnsi="等线" w:cs="宋体" w:hint="eastAsia"/>
                <w:szCs w:val="22"/>
                <w:lang w:val="en-US" w:eastAsia="zh-CN"/>
              </w:rPr>
              <w:t xml:space="preserve">Unified internal representation; column order and channels defined by </w:t>
            </w:r>
            <w:proofErr w:type="spellStart"/>
            <w:r w:rsidRPr="001341CB">
              <w:rPr>
                <w:rFonts w:ascii="等线" w:eastAsia="等线" w:hAnsi="等线" w:cs="宋体" w:hint="eastAsia"/>
                <w:szCs w:val="22"/>
                <w:lang w:val="en-US" w:eastAsia="zh-CN"/>
              </w:rPr>
              <w:t>model_config</w:t>
            </w:r>
            <w:proofErr w:type="spellEnd"/>
            <w:r w:rsidRPr="001341CB">
              <w:rPr>
                <w:rFonts w:ascii="等线" w:eastAsia="等线" w:hAnsi="等线" w:cs="宋体" w:hint="eastAsia"/>
                <w:szCs w:val="22"/>
                <w:lang w:val="en-US" w:eastAsia="zh-CN"/>
              </w:rPr>
              <w:t xml:space="preserve"> (user-modifiable)</w:t>
            </w:r>
          </w:p>
        </w:tc>
      </w:tr>
    </w:tbl>
    <w:p w14:paraId="535BE2D8" w14:textId="4F131CC7" w:rsidR="00EC33D7" w:rsidRPr="00BF738C" w:rsidRDefault="001341CB" w:rsidP="00BF738C">
      <w:pPr>
        <w:pStyle w:val="afa"/>
        <w:ind w:firstLine="720"/>
        <w:jc w:val="both"/>
        <w:rPr>
          <w:rFonts w:ascii="Arial" w:hAnsi="Arial" w:cs="Arial"/>
        </w:rPr>
      </w:pPr>
      <w:r>
        <w:rPr>
          <w:b/>
        </w:rPr>
        <w:fldChar w:fldCharType="end"/>
      </w:r>
      <w:r w:rsidR="00EC33D7" w:rsidRPr="00BF738C">
        <w:rPr>
          <w:rFonts w:ascii="Arial" w:hAnsi="Arial" w:cs="Arial"/>
        </w:rPr>
        <w:t xml:space="preserve">Once processed, data from all sources participate in analysis and prediction using the same internal format. A unified data-processing pipeline converts time-series records into the tensor format required by each model. Column order, channels, and display mappings are declared in configuration files. Actual data sources (HTTP reporting, file loading, bridging scripts, </w:t>
      </w:r>
      <w:r w:rsidR="00EC33D7" w:rsidRPr="00BF738C">
        <w:rPr>
          <w:rFonts w:ascii="Arial" w:hAnsi="Arial" w:cs="Arial"/>
        </w:rPr>
        <w:lastRenderedPageBreak/>
        <w:t>etc.) are determined at runtime, eliminating the need for repeated code modifications across projects.</w:t>
      </w:r>
    </w:p>
    <w:p w14:paraId="357AB47D" w14:textId="071A5C6D" w:rsidR="00356BEC" w:rsidRPr="00BF738C" w:rsidRDefault="00EC33D7" w:rsidP="00BF738C">
      <w:pPr>
        <w:pStyle w:val="afa"/>
        <w:ind w:firstLine="361"/>
        <w:jc w:val="both"/>
        <w:rPr>
          <w:rFonts w:ascii="Arial" w:hAnsi="Arial" w:cs="Arial"/>
        </w:rPr>
      </w:pPr>
      <w:r w:rsidRPr="00BF738C">
        <w:rPr>
          <w:rFonts w:ascii="Arial" w:hAnsi="Arial" w:cs="Arial"/>
        </w:rPr>
        <w:t>This mechanism allows new data sources to be added without altering core code and enables sensor-type and display extensions through configuration alone, thereby reducing deployment and maintenance costs while providing the pluggable prediction module with stable, consistent input.</w:t>
      </w:r>
    </w:p>
    <w:p w14:paraId="56143FC5" w14:textId="2127D88B" w:rsidR="00C73A76" w:rsidRDefault="00EC33D7" w:rsidP="00C73A76">
      <w:pPr>
        <w:pStyle w:val="1"/>
        <w:numPr>
          <w:ilvl w:val="1"/>
          <w:numId w:val="1"/>
        </w:numPr>
        <w:spacing w:before="0" w:line="240" w:lineRule="auto"/>
        <w:ind w:hanging="431"/>
        <w:contextualSpacing/>
        <w:rPr>
          <w:rFonts w:ascii="Arial" w:eastAsia="Calibri" w:hAnsi="Arial" w:cs="Arial"/>
          <w:bCs/>
          <w:iCs/>
          <w:sz w:val="22"/>
          <w:szCs w:val="22"/>
        </w:rPr>
      </w:pPr>
      <w:bookmarkStart w:id="135" w:name="_Toc224732284"/>
      <w:r w:rsidRPr="00EC33D7">
        <w:rPr>
          <w:rFonts w:ascii="Arial" w:eastAsia="Calibri" w:hAnsi="Arial" w:cs="Arial"/>
          <w:bCs/>
          <w:iCs/>
          <w:sz w:val="22"/>
          <w:szCs w:val="22"/>
        </w:rPr>
        <w:t>Pluggable prediction model</w:t>
      </w:r>
      <w:bookmarkEnd w:id="135"/>
    </w:p>
    <w:p w14:paraId="2EF52503" w14:textId="77777777" w:rsidR="00C73A76" w:rsidRPr="00BF738C" w:rsidRDefault="00C73A76" w:rsidP="00BF738C">
      <w:pPr>
        <w:pStyle w:val="afa"/>
        <w:ind w:firstLine="361"/>
        <w:jc w:val="both"/>
        <w:rPr>
          <w:rFonts w:ascii="Arial" w:hAnsi="Arial" w:cs="Arial"/>
        </w:rPr>
      </w:pPr>
      <w:r w:rsidRPr="00BF738C">
        <w:rPr>
          <w:rFonts w:ascii="Arial" w:hAnsi="Arial" w:cs="Arial"/>
        </w:rPr>
        <w:t>In SHM, time-series prediction typically aims to forecast future sensor readings directly rather than aggregated indices. To meet this requirement, the module first introduces a Universal Logical Data Model (ULDM) as a semantic abstraction layer over the internal format. The ULDM comprises:</w:t>
      </w:r>
    </w:p>
    <w:p w14:paraId="0D99B949" w14:textId="77777777" w:rsidR="00C73A76" w:rsidRPr="00BF738C" w:rsidRDefault="00C73A76" w:rsidP="00BF738C">
      <w:pPr>
        <w:pStyle w:val="afa"/>
        <w:numPr>
          <w:ilvl w:val="0"/>
          <w:numId w:val="24"/>
        </w:numPr>
        <w:jc w:val="both"/>
        <w:rPr>
          <w:rFonts w:ascii="Arial" w:hAnsi="Arial" w:cs="Arial"/>
        </w:rPr>
      </w:pPr>
      <w:r w:rsidRPr="00BF738C">
        <w:rPr>
          <w:rFonts w:ascii="Arial" w:hAnsi="Arial" w:cs="Arial"/>
        </w:rPr>
        <w:t>Time-index sequence: sensor sampling timestamps (equal-interval or irregular timestamps permitted);</w:t>
      </w:r>
    </w:p>
    <w:p w14:paraId="5D65ED26" w14:textId="77777777" w:rsidR="00C73A76" w:rsidRPr="00BF738C" w:rsidRDefault="00C73A76" w:rsidP="00BF738C">
      <w:pPr>
        <w:pStyle w:val="afa"/>
        <w:numPr>
          <w:ilvl w:val="0"/>
          <w:numId w:val="24"/>
        </w:numPr>
        <w:jc w:val="both"/>
        <w:rPr>
          <w:rFonts w:ascii="Arial" w:hAnsi="Arial" w:cs="Arial"/>
        </w:rPr>
      </w:pPr>
      <w:r w:rsidRPr="00BF738C">
        <w:rPr>
          <w:rFonts w:ascii="Arial" w:hAnsi="Arial" w:cs="Arial"/>
        </w:rPr>
        <w:t>Target variable sequence: physical quantities to be predicted (single-variable, e.g., strain at a point, or multi-variable, e.g., responses from multiple accelerometers);</w:t>
      </w:r>
    </w:p>
    <w:p w14:paraId="2A47BD86" w14:textId="77777777" w:rsidR="00C73A76" w:rsidRPr="00BF738C" w:rsidRDefault="00C73A76" w:rsidP="00BF738C">
      <w:pPr>
        <w:pStyle w:val="afa"/>
        <w:numPr>
          <w:ilvl w:val="0"/>
          <w:numId w:val="24"/>
        </w:numPr>
        <w:jc w:val="both"/>
        <w:rPr>
          <w:rFonts w:ascii="Arial" w:hAnsi="Arial" w:cs="Arial"/>
        </w:rPr>
      </w:pPr>
      <w:r w:rsidRPr="00BF738C">
        <w:rPr>
          <w:rFonts w:ascii="Arial" w:hAnsi="Arial" w:cs="Arial"/>
        </w:rPr>
        <w:t>Dynamic covariate matrix: time-varying external factors (ambient temperature, wind speed, traffic load, etc.);</w:t>
      </w:r>
    </w:p>
    <w:p w14:paraId="1D3E74AE" w14:textId="77777777" w:rsidR="00C73A76" w:rsidRPr="00BF738C" w:rsidRDefault="00C73A76" w:rsidP="00BF738C">
      <w:pPr>
        <w:pStyle w:val="afa"/>
        <w:numPr>
          <w:ilvl w:val="0"/>
          <w:numId w:val="24"/>
        </w:numPr>
        <w:jc w:val="both"/>
        <w:rPr>
          <w:rFonts w:ascii="Arial" w:hAnsi="Arial" w:cs="Arial"/>
        </w:rPr>
      </w:pPr>
      <w:r w:rsidRPr="00BF738C">
        <w:rPr>
          <w:rFonts w:ascii="Arial" w:hAnsi="Arial" w:cs="Arial"/>
        </w:rPr>
        <w:t>Static metadata vector: inherent structural attributes (structure type, material parameters, sensor coordinates) and sensor configuration information (sampling rate, range).</w:t>
      </w:r>
    </w:p>
    <w:p w14:paraId="000EF721" w14:textId="77777777" w:rsidR="00C73A76" w:rsidRPr="00BF738C" w:rsidRDefault="00C73A76" w:rsidP="00BF738C">
      <w:pPr>
        <w:pStyle w:val="afa"/>
        <w:ind w:firstLine="361"/>
        <w:jc w:val="both"/>
        <w:rPr>
          <w:rFonts w:ascii="Arial" w:hAnsi="Arial" w:cs="Arial"/>
        </w:rPr>
      </w:pPr>
      <w:r w:rsidRPr="00BF738C">
        <w:rPr>
          <w:rFonts w:ascii="Arial" w:hAnsi="Arial" w:cs="Arial"/>
        </w:rPr>
        <w:t>For the data input/output specifications of common SHM models (LSTM, GRU, Transformer, and traditional statistical models), the system adopts the Model Adapter pattern</w:t>
      </w:r>
      <w:r w:rsidRPr="00DF7D0B">
        <w:rPr>
          <w:rFonts w:ascii="Arial" w:hAnsi="Arial" w:cs="Arial"/>
          <w:rPrChange w:id="136" w:author="思寒 *" w:date="2026-04-20T09:26:00Z">
            <w:rPr>
              <w:rFonts w:ascii="Arial" w:hAnsi="Arial" w:cs="Arial"/>
            </w:rPr>
          </w:rPrChange>
        </w:rPr>
        <w:t xml:space="preserve"> [9,10]</w:t>
      </w:r>
      <w:r w:rsidRPr="00BF738C">
        <w:rPr>
          <w:rFonts w:ascii="Arial" w:hAnsi="Arial" w:cs="Arial"/>
        </w:rPr>
        <w:t>. Each model plugin is paired with a dedicated adapter that performs bidirectional conversion:</w:t>
      </w:r>
    </w:p>
    <w:p w14:paraId="592B5E24" w14:textId="77777777" w:rsidR="00C73A76" w:rsidRPr="00BF738C" w:rsidRDefault="00C73A76" w:rsidP="00BF738C">
      <w:pPr>
        <w:pStyle w:val="afa"/>
        <w:numPr>
          <w:ilvl w:val="0"/>
          <w:numId w:val="23"/>
        </w:numPr>
        <w:jc w:val="both"/>
        <w:rPr>
          <w:rFonts w:ascii="Arial" w:hAnsi="Arial" w:cs="Arial"/>
        </w:rPr>
      </w:pPr>
      <w:r w:rsidRPr="00BF738C">
        <w:rPr>
          <w:rFonts w:ascii="Arial" w:hAnsi="Arial" w:cs="Arial"/>
        </w:rPr>
        <w:t>Input: transforms the unified internal format (or ULDM components) into the model-specific physical format (e.g., 3D tensor for LSTM/GRU, position encoding for Transformer, differencing for ARIMA);</w:t>
      </w:r>
    </w:p>
    <w:p w14:paraId="505D6055" w14:textId="352CF36E" w:rsidR="00C73A76" w:rsidRPr="00C40F76" w:rsidRDefault="00C73A76" w:rsidP="00C40F76">
      <w:pPr>
        <w:pStyle w:val="afa"/>
        <w:numPr>
          <w:ilvl w:val="0"/>
          <w:numId w:val="23"/>
        </w:numPr>
        <w:jc w:val="both"/>
        <w:rPr>
          <w:rFonts w:ascii="Arial" w:hAnsi="Arial" w:cs="Arial"/>
        </w:rPr>
      </w:pPr>
      <w:r w:rsidRPr="00BF738C">
        <w:rPr>
          <w:rFonts w:ascii="Arial" w:hAnsi="Arial" w:cs="Arial"/>
        </w:rPr>
        <w:t>Output: maps model predictions back to a timestamped standard structure (prediction steps × number of sensors, with optional confidence intervals).</w:t>
      </w:r>
    </w:p>
    <w:p w14:paraId="2945881A" w14:textId="77777777" w:rsidR="00C73A76" w:rsidRPr="00BF738C" w:rsidRDefault="00C73A76" w:rsidP="00BF738C">
      <w:pPr>
        <w:pStyle w:val="afa"/>
        <w:ind w:firstLine="361"/>
        <w:jc w:val="both"/>
        <w:rPr>
          <w:rFonts w:ascii="Arial" w:hAnsi="Arial" w:cs="Arial"/>
        </w:rPr>
      </w:pPr>
      <w:r w:rsidRPr="00BF738C">
        <w:rPr>
          <w:rFonts w:ascii="Arial" w:hAnsi="Arial" w:cs="Arial"/>
        </w:rPr>
        <w:t>Model registration uses a metadata-driven mechanism. Model capabilities and requirements are declared in a YAML/JSON metadata file (see Fig. 2). Adding a new model requires only implementing the adapter interface (Table 2), supplying the metadata file, and placing the model file in the designated directory; the model then becomes selectable in the user interface.</w:t>
      </w:r>
    </w:p>
    <w:p w14:paraId="6B832482" w14:textId="77777777" w:rsidR="00C73A76" w:rsidRPr="00BF738C" w:rsidRDefault="00C73A76" w:rsidP="00BF738C">
      <w:pPr>
        <w:pStyle w:val="afa"/>
        <w:jc w:val="both"/>
        <w:rPr>
          <w:rFonts w:ascii="Arial" w:hAnsi="Arial" w:cs="Arial"/>
        </w:rPr>
      </w:pPr>
      <w:r w:rsidRPr="00BF738C">
        <w:rPr>
          <w:rFonts w:ascii="Arial" w:hAnsi="Arial" w:cs="Arial"/>
        </w:rPr>
        <w:t>To facilitate comparison and downstream applications, all models enforce output semantic standardization: predictions are uniformly returned as engineering-friendly future sensor reading sequences (with timestamps and optional uncertainty), supporting multi-step forecasting and anomaly trend analysis.</w:t>
      </w:r>
    </w:p>
    <w:p w14:paraId="211C91FB" w14:textId="77777777" w:rsidR="00C73A76" w:rsidRPr="00BF738C" w:rsidRDefault="00C73A76" w:rsidP="00BF738C">
      <w:pPr>
        <w:pStyle w:val="afa"/>
        <w:ind w:firstLine="720"/>
        <w:jc w:val="both"/>
        <w:rPr>
          <w:rFonts w:ascii="Arial" w:hAnsi="Arial" w:cs="Arial"/>
        </w:rPr>
      </w:pPr>
      <w:r w:rsidRPr="00BF738C">
        <w:rPr>
          <w:rFonts w:ascii="Arial" w:hAnsi="Arial" w:cs="Arial"/>
        </w:rPr>
        <w:t>The platform currently includes a built-in Transformer-CNN model as the reference implementation. At runtime, the corresponding model adapter is loaded via configuration, enabling dynamic model switching and comparison without modifying core backend logic.</w:t>
      </w:r>
    </w:p>
    <w:p w14:paraId="69743238" w14:textId="0F287ED0" w:rsidR="00C73A76" w:rsidRPr="00C73A76" w:rsidRDefault="00C73A76" w:rsidP="00C73A76">
      <w:pPr>
        <w:spacing w:after="0" w:line="240" w:lineRule="auto"/>
        <w:rPr>
          <w:rFonts w:ascii="Arial" w:hAnsi="Arial" w:cs="Arial"/>
          <w:szCs w:val="22"/>
        </w:rPr>
      </w:pPr>
      <w:r w:rsidRPr="00BF738C">
        <w:rPr>
          <w:rFonts w:ascii="Arial" w:hAnsi="Arial" w:cs="Arial"/>
        </w:rPr>
        <w:t>This module substantially reduces algorithm iteration and model replacement costs, allowing researchers to rapidly compare different prediction methods within the same framework and thereby promoting scientific reproducibility and engineering validation</w:t>
      </w:r>
      <w:r w:rsidR="00BF738C" w:rsidRPr="00DF7D0B">
        <w:rPr>
          <w:rFonts w:ascii="Arial" w:hAnsi="Arial" w:cs="Arial"/>
          <w:rPrChange w:id="137" w:author="思寒 *" w:date="2026-04-20T09:26:00Z">
            <w:rPr>
              <w:rFonts w:ascii="Arial" w:hAnsi="Arial" w:cs="Arial"/>
              <w:vertAlign w:val="superscript"/>
            </w:rPr>
          </w:rPrChange>
        </w:rPr>
        <w:t xml:space="preserve"> </w:t>
      </w:r>
      <w:r w:rsidR="00C30CAC" w:rsidRPr="00DF7D0B">
        <w:rPr>
          <w:rFonts w:ascii="Arial" w:hAnsi="Arial" w:cs="Arial"/>
          <w:rPrChange w:id="138" w:author="思寒 *" w:date="2026-04-20T09:26:00Z">
            <w:rPr>
              <w:rFonts w:ascii="Arial" w:hAnsi="Arial" w:cs="Arial"/>
              <w:vertAlign w:val="superscript"/>
            </w:rPr>
          </w:rPrChange>
        </w:rPr>
        <w:t>[11</w:t>
      </w:r>
      <w:r w:rsidR="00BF738C" w:rsidRPr="00DF7D0B">
        <w:rPr>
          <w:rFonts w:ascii="Arial" w:hAnsi="Arial" w:cs="Arial"/>
          <w:rPrChange w:id="139" w:author="思寒 *" w:date="2026-04-20T09:26:00Z">
            <w:rPr>
              <w:rFonts w:ascii="Arial" w:hAnsi="Arial" w:cs="Arial"/>
              <w:vertAlign w:val="superscript"/>
            </w:rPr>
          </w:rPrChange>
        </w:rPr>
        <w:t>,</w:t>
      </w:r>
      <w:r w:rsidR="00C30CAC" w:rsidRPr="00DF7D0B">
        <w:rPr>
          <w:rFonts w:ascii="Arial" w:hAnsi="Arial" w:cs="Arial"/>
          <w:rPrChange w:id="140" w:author="思寒 *" w:date="2026-04-20T09:26:00Z">
            <w:rPr>
              <w:rFonts w:ascii="Arial" w:hAnsi="Arial" w:cs="Arial"/>
              <w:vertAlign w:val="superscript"/>
            </w:rPr>
          </w:rPrChange>
        </w:rPr>
        <w:t>14]</w:t>
      </w:r>
      <w:r w:rsidRPr="00BF738C">
        <w:rPr>
          <w:rFonts w:ascii="Arial" w:hAnsi="Arial" w:cs="Arial"/>
        </w:rPr>
        <w:t>.</w:t>
      </w:r>
    </w:p>
    <w:p w14:paraId="3C7BB1BC" w14:textId="6E8B3795" w:rsidR="00D70B49" w:rsidRPr="00C73A76" w:rsidRDefault="00D70B49" w:rsidP="00D70B49">
      <w:pPr>
        <w:spacing w:after="0" w:line="240" w:lineRule="auto"/>
        <w:jc w:val="center"/>
        <w:rPr>
          <w:rFonts w:ascii="Arial" w:hAnsi="Arial" w:cs="Arial"/>
          <w:szCs w:val="22"/>
        </w:rPr>
      </w:pPr>
      <w:r w:rsidRPr="00D70B49">
        <w:rPr>
          <w:rFonts w:ascii="Arial" w:hAnsi="Arial" w:cs="Arial"/>
          <w:szCs w:val="22"/>
        </w:rPr>
        <w:t xml:space="preserve"> </w:t>
      </w:r>
      <w:r w:rsidRPr="00C73A76">
        <w:rPr>
          <w:rFonts w:ascii="Arial" w:hAnsi="Arial" w:cs="Arial"/>
          <w:szCs w:val="22"/>
        </w:rPr>
        <w:t>Table 2 Adapter interface specification</w:t>
      </w:r>
    </w:p>
    <w:p w14:paraId="705E3AB5" w14:textId="77777777" w:rsidR="00D70B49" w:rsidRPr="00C73A76" w:rsidRDefault="00D70B49" w:rsidP="00D70B49">
      <w:pPr>
        <w:spacing w:after="0" w:line="240" w:lineRule="auto"/>
        <w:jc w:val="center"/>
      </w:pPr>
      <w:r w:rsidRPr="00C73A76">
        <w:fldChar w:fldCharType="begin"/>
      </w:r>
      <w:r w:rsidRPr="00C73A76">
        <w:instrText xml:space="preserve"> LINK Excel.SheetBinaryMacroEnabled.12 "C:\\Users\\26824\\Downloads\\table (1).csv" "table (1)!R1C1:R4C2" \a \f 4 \h  \* MERGEFORMAT </w:instrText>
      </w:r>
      <w:r w:rsidRPr="00C73A76">
        <w:fldChar w:fldCharType="separate"/>
      </w:r>
    </w:p>
    <w:tbl>
      <w:tblPr>
        <w:tblW w:w="9719" w:type="dxa"/>
        <w:tblBorders>
          <w:top w:val="single" w:sz="4" w:space="0" w:color="auto"/>
          <w:bottom w:val="single" w:sz="4" w:space="0" w:color="auto"/>
        </w:tblBorders>
        <w:tblLook w:val="04A0" w:firstRow="1" w:lastRow="0" w:firstColumn="1" w:lastColumn="0" w:noHBand="0" w:noVBand="1"/>
      </w:tblPr>
      <w:tblGrid>
        <w:gridCol w:w="2127"/>
        <w:gridCol w:w="7592"/>
      </w:tblGrid>
      <w:tr w:rsidR="00D70B49" w:rsidRPr="00C73A76" w14:paraId="2FA3112F" w14:textId="77777777" w:rsidTr="00265F6D">
        <w:trPr>
          <w:trHeight w:val="360"/>
        </w:trPr>
        <w:tc>
          <w:tcPr>
            <w:tcW w:w="2127" w:type="dxa"/>
            <w:tcBorders>
              <w:top w:val="single" w:sz="4" w:space="0" w:color="auto"/>
              <w:bottom w:val="single" w:sz="4" w:space="0" w:color="auto"/>
            </w:tcBorders>
            <w:noWrap/>
            <w:vAlign w:val="center"/>
            <w:hideMark/>
          </w:tcPr>
          <w:p w14:paraId="69FF218B" w14:textId="77777777" w:rsidR="00D70B49" w:rsidRPr="00C73A76" w:rsidRDefault="00D70B49" w:rsidP="00265F6D">
            <w:pPr>
              <w:spacing w:after="0" w:line="240" w:lineRule="auto"/>
              <w:rPr>
                <w:rFonts w:ascii="等线" w:eastAsia="等线" w:hAnsi="等线" w:cs="宋体"/>
                <w:szCs w:val="22"/>
                <w:lang w:val="en-US" w:eastAsia="zh-CN"/>
              </w:rPr>
            </w:pPr>
            <w:r w:rsidRPr="00C73A76">
              <w:rPr>
                <w:rFonts w:ascii="等线" w:eastAsia="等线" w:hAnsi="等线" w:cs="宋体" w:hint="eastAsia"/>
                <w:szCs w:val="22"/>
                <w:lang w:val="en-US" w:eastAsia="zh-CN"/>
              </w:rPr>
              <w:t>Item</w:t>
            </w:r>
          </w:p>
        </w:tc>
        <w:tc>
          <w:tcPr>
            <w:tcW w:w="7592" w:type="dxa"/>
            <w:tcBorders>
              <w:top w:val="single" w:sz="4" w:space="0" w:color="auto"/>
              <w:bottom w:val="single" w:sz="4" w:space="0" w:color="auto"/>
            </w:tcBorders>
            <w:noWrap/>
            <w:vAlign w:val="center"/>
            <w:hideMark/>
          </w:tcPr>
          <w:p w14:paraId="7BB6D1FF" w14:textId="77777777" w:rsidR="00D70B49" w:rsidRPr="00265F6D" w:rsidRDefault="00D70B49" w:rsidP="00265F6D">
            <w:pPr>
              <w:spacing w:after="0" w:line="240" w:lineRule="auto"/>
              <w:rPr>
                <w:rFonts w:ascii="Arial" w:eastAsia="等线" w:hAnsi="Arial" w:cs="Arial"/>
                <w:szCs w:val="22"/>
                <w:lang w:val="en-US" w:eastAsia="zh-CN"/>
              </w:rPr>
            </w:pPr>
            <w:r w:rsidRPr="00265F6D">
              <w:rPr>
                <w:rFonts w:ascii="Arial" w:eastAsia="等线" w:hAnsi="Arial" w:cs="Arial"/>
                <w:szCs w:val="22"/>
                <w:lang w:val="en-US" w:eastAsia="zh-CN"/>
              </w:rPr>
              <w:t>Specification</w:t>
            </w:r>
          </w:p>
        </w:tc>
      </w:tr>
      <w:tr w:rsidR="00D70B49" w:rsidRPr="00C73A76" w14:paraId="7DE4B817" w14:textId="77777777" w:rsidTr="00265F6D">
        <w:trPr>
          <w:trHeight w:val="360"/>
        </w:trPr>
        <w:tc>
          <w:tcPr>
            <w:tcW w:w="2127" w:type="dxa"/>
            <w:tcBorders>
              <w:top w:val="single" w:sz="4" w:space="0" w:color="auto"/>
              <w:bottom w:val="single" w:sz="4" w:space="0" w:color="auto"/>
            </w:tcBorders>
            <w:noWrap/>
            <w:vAlign w:val="center"/>
            <w:hideMark/>
          </w:tcPr>
          <w:p w14:paraId="1DD70122" w14:textId="77777777" w:rsidR="00D70B49" w:rsidRPr="00C73A76" w:rsidRDefault="00D70B49" w:rsidP="00265F6D">
            <w:pPr>
              <w:spacing w:after="0" w:line="240" w:lineRule="auto"/>
              <w:rPr>
                <w:rFonts w:ascii="等线" w:eastAsia="等线" w:hAnsi="等线" w:cs="宋体"/>
                <w:szCs w:val="22"/>
                <w:lang w:val="en-US" w:eastAsia="zh-CN"/>
              </w:rPr>
            </w:pPr>
            <w:r w:rsidRPr="00C73A76">
              <w:rPr>
                <w:rFonts w:ascii="等线" w:eastAsia="等线" w:hAnsi="等线" w:cs="宋体" w:hint="eastAsia"/>
                <w:szCs w:val="22"/>
                <w:lang w:val="en-US" w:eastAsia="zh-CN"/>
              </w:rPr>
              <w:t>Input</w:t>
            </w:r>
          </w:p>
        </w:tc>
        <w:tc>
          <w:tcPr>
            <w:tcW w:w="7592" w:type="dxa"/>
            <w:tcBorders>
              <w:top w:val="single" w:sz="4" w:space="0" w:color="auto"/>
              <w:bottom w:val="single" w:sz="4" w:space="0" w:color="auto"/>
            </w:tcBorders>
            <w:noWrap/>
            <w:vAlign w:val="center"/>
            <w:hideMark/>
          </w:tcPr>
          <w:p w14:paraId="5C532CA6" w14:textId="77777777" w:rsidR="00D70B49" w:rsidRPr="00C73A76" w:rsidRDefault="00D70B49" w:rsidP="00265F6D">
            <w:pPr>
              <w:spacing w:after="0" w:line="240" w:lineRule="auto"/>
              <w:rPr>
                <w:rFonts w:ascii="等线" w:eastAsia="等线" w:hAnsi="等线" w:cs="宋体"/>
                <w:szCs w:val="22"/>
                <w:lang w:val="en-US" w:eastAsia="zh-CN"/>
              </w:rPr>
            </w:pPr>
            <w:r w:rsidRPr="00C73A76">
              <w:rPr>
                <w:rFonts w:ascii="等线" w:eastAsia="等线" w:hAnsi="等线" w:cs="宋体" w:hint="eastAsia"/>
                <w:szCs w:val="22"/>
                <w:lang w:val="en-US" w:eastAsia="zh-CN"/>
              </w:rPr>
              <w:t>Time-series tensor of defined dimensions (batch × time steps × features)</w:t>
            </w:r>
          </w:p>
        </w:tc>
      </w:tr>
      <w:tr w:rsidR="00D70B49" w:rsidRPr="00C73A76" w14:paraId="2C30D799" w14:textId="77777777" w:rsidTr="00265F6D">
        <w:trPr>
          <w:trHeight w:val="360"/>
        </w:trPr>
        <w:tc>
          <w:tcPr>
            <w:tcW w:w="2127" w:type="dxa"/>
            <w:tcBorders>
              <w:top w:val="single" w:sz="4" w:space="0" w:color="auto"/>
              <w:bottom w:val="single" w:sz="4" w:space="0" w:color="auto"/>
            </w:tcBorders>
            <w:noWrap/>
            <w:vAlign w:val="center"/>
            <w:hideMark/>
          </w:tcPr>
          <w:p w14:paraId="4A7737C0" w14:textId="77777777" w:rsidR="00D70B49" w:rsidRPr="00C73A76" w:rsidRDefault="00D70B49" w:rsidP="00265F6D">
            <w:pPr>
              <w:spacing w:after="0" w:line="240" w:lineRule="auto"/>
              <w:rPr>
                <w:rFonts w:ascii="等线" w:eastAsia="等线" w:hAnsi="等线" w:cs="宋体"/>
                <w:szCs w:val="22"/>
                <w:lang w:val="en-US" w:eastAsia="zh-CN"/>
              </w:rPr>
            </w:pPr>
            <w:r w:rsidRPr="00C73A76">
              <w:rPr>
                <w:rFonts w:ascii="等线" w:eastAsia="等线" w:hAnsi="等线" w:cs="宋体" w:hint="eastAsia"/>
                <w:szCs w:val="22"/>
                <w:lang w:val="en-US" w:eastAsia="zh-CN"/>
              </w:rPr>
              <w:t>Output</w:t>
            </w:r>
          </w:p>
        </w:tc>
        <w:tc>
          <w:tcPr>
            <w:tcW w:w="7592" w:type="dxa"/>
            <w:tcBorders>
              <w:top w:val="single" w:sz="4" w:space="0" w:color="auto"/>
              <w:bottom w:val="single" w:sz="4" w:space="0" w:color="auto"/>
            </w:tcBorders>
            <w:noWrap/>
            <w:vAlign w:val="center"/>
            <w:hideMark/>
          </w:tcPr>
          <w:p w14:paraId="5AA2A215" w14:textId="77777777" w:rsidR="00D70B49" w:rsidRPr="00C73A76" w:rsidRDefault="00D70B49" w:rsidP="00265F6D">
            <w:pPr>
              <w:spacing w:after="0" w:line="240" w:lineRule="auto"/>
              <w:rPr>
                <w:rFonts w:ascii="等线" w:eastAsia="等线" w:hAnsi="等线" w:cs="宋体"/>
                <w:szCs w:val="22"/>
                <w:lang w:val="en-US" w:eastAsia="zh-CN"/>
              </w:rPr>
            </w:pPr>
            <w:r w:rsidRPr="00C73A76">
              <w:rPr>
                <w:rFonts w:ascii="等线" w:eastAsia="等线" w:hAnsi="等线" w:cs="宋体" w:hint="eastAsia"/>
                <w:szCs w:val="22"/>
                <w:lang w:val="en-US" w:eastAsia="zh-CN"/>
              </w:rPr>
              <w:t>Prediction tensor of defined dimensions (batch × prediction steps × targets)</w:t>
            </w:r>
          </w:p>
        </w:tc>
      </w:tr>
      <w:tr w:rsidR="00D70B49" w:rsidRPr="00C73A76" w14:paraId="687B65DF" w14:textId="77777777" w:rsidTr="00265F6D">
        <w:trPr>
          <w:trHeight w:val="360"/>
        </w:trPr>
        <w:tc>
          <w:tcPr>
            <w:tcW w:w="2127" w:type="dxa"/>
            <w:tcBorders>
              <w:top w:val="single" w:sz="4" w:space="0" w:color="auto"/>
              <w:bottom w:val="single" w:sz="4" w:space="0" w:color="auto"/>
            </w:tcBorders>
            <w:noWrap/>
            <w:vAlign w:val="center"/>
            <w:hideMark/>
          </w:tcPr>
          <w:p w14:paraId="68CBC57F" w14:textId="77777777" w:rsidR="00D70B49" w:rsidRPr="00C73A76" w:rsidRDefault="00D70B49" w:rsidP="00265F6D">
            <w:pPr>
              <w:spacing w:after="0" w:line="240" w:lineRule="auto"/>
              <w:rPr>
                <w:rFonts w:ascii="等线" w:eastAsia="等线" w:hAnsi="等线" w:cs="宋体"/>
                <w:szCs w:val="22"/>
                <w:lang w:val="en-US" w:eastAsia="zh-CN"/>
              </w:rPr>
            </w:pPr>
            <w:r w:rsidRPr="00C73A76">
              <w:rPr>
                <w:rFonts w:ascii="等线" w:eastAsia="等线" w:hAnsi="等线" w:cs="宋体" w:hint="eastAsia"/>
                <w:szCs w:val="22"/>
                <w:lang w:val="en-US" w:eastAsia="zh-CN"/>
              </w:rPr>
              <w:t>Integration</w:t>
            </w:r>
          </w:p>
        </w:tc>
        <w:tc>
          <w:tcPr>
            <w:tcW w:w="7592" w:type="dxa"/>
            <w:tcBorders>
              <w:top w:val="single" w:sz="4" w:space="0" w:color="auto"/>
              <w:bottom w:val="single" w:sz="4" w:space="0" w:color="auto"/>
            </w:tcBorders>
            <w:noWrap/>
            <w:vAlign w:val="center"/>
            <w:hideMark/>
          </w:tcPr>
          <w:p w14:paraId="6C648CD3" w14:textId="77777777" w:rsidR="00D70B49" w:rsidRPr="00C73A76" w:rsidRDefault="00D70B49" w:rsidP="00265F6D">
            <w:pPr>
              <w:spacing w:after="0" w:line="240" w:lineRule="auto"/>
              <w:rPr>
                <w:rFonts w:ascii="等线" w:eastAsia="等线" w:hAnsi="等线" w:cs="宋体"/>
                <w:szCs w:val="22"/>
                <w:lang w:val="en-US" w:eastAsia="zh-CN"/>
              </w:rPr>
            </w:pPr>
            <w:r w:rsidRPr="00C73A76">
              <w:rPr>
                <w:rFonts w:ascii="等线" w:eastAsia="等线" w:hAnsi="等线" w:cs="宋体" w:hint="eastAsia"/>
                <w:szCs w:val="22"/>
                <w:lang w:val="en-US" w:eastAsia="zh-CN"/>
              </w:rPr>
              <w:t>Format conversion handled by the unified data-processing pipeline</w:t>
            </w:r>
          </w:p>
        </w:tc>
      </w:tr>
    </w:tbl>
    <w:p w14:paraId="334CE25D" w14:textId="4CB7A330" w:rsidR="00C73A76" w:rsidRDefault="00D70B49" w:rsidP="00BF738C">
      <w:pPr>
        <w:pStyle w:val="afa"/>
        <w:rPr>
          <w:ins w:id="141" w:author="思寒 *" w:date="2026-04-20T10:13:00Z"/>
          <w:rFonts w:ascii="Arial" w:hAnsi="Arial" w:cs="Arial"/>
          <w:szCs w:val="22"/>
        </w:rPr>
      </w:pPr>
      <w:r w:rsidRPr="00C73A76">
        <w:rPr>
          <w:rFonts w:ascii="Arial" w:hAnsi="Arial" w:cs="Arial"/>
          <w:szCs w:val="22"/>
        </w:rPr>
        <w:fldChar w:fldCharType="end"/>
      </w:r>
    </w:p>
    <w:p w14:paraId="758A7F7A" w14:textId="4AC4B4E9" w:rsidR="001D3F99" w:rsidRPr="00C73A76" w:rsidRDefault="001D3F99" w:rsidP="001D3F99">
      <w:pPr>
        <w:jc w:val="center"/>
        <w:rPr>
          <w:ins w:id="142" w:author="思寒 *" w:date="2026-04-20T10:13:00Z"/>
        </w:rPr>
      </w:pPr>
      <w:proofErr w:type="gramStart"/>
      <w:ins w:id="143" w:author="思寒 *" w:date="2026-04-20T10:13:00Z">
        <w:r w:rsidRPr="004C6587">
          <w:rPr>
            <w:rFonts w:ascii="Arial" w:hAnsi="Arial" w:cs="Arial"/>
            <w:szCs w:val="22"/>
          </w:rPr>
          <w:lastRenderedPageBreak/>
          <w:t xml:space="preserve">Listing </w:t>
        </w:r>
        <w:r w:rsidRPr="00C73A76">
          <w:rPr>
            <w:rFonts w:ascii="Arial" w:hAnsi="Arial" w:cs="Arial"/>
            <w:szCs w:val="22"/>
          </w:rPr>
          <w:t xml:space="preserve"> </w:t>
        </w:r>
      </w:ins>
      <w:ins w:id="144" w:author="思寒 *" w:date="2026-04-21T08:54:00Z">
        <w:r w:rsidR="00C601E5">
          <w:rPr>
            <w:rFonts w:ascii="Arial" w:hAnsi="Arial" w:cs="Arial"/>
            <w:szCs w:val="22"/>
          </w:rPr>
          <w:t>1</w:t>
        </w:r>
      </w:ins>
      <w:proofErr w:type="gramEnd"/>
      <w:ins w:id="145" w:author="思寒 *" w:date="2026-04-20T10:13:00Z">
        <w:r w:rsidRPr="00C73A76">
          <w:rPr>
            <w:rFonts w:ascii="Arial" w:hAnsi="Arial" w:cs="Arial"/>
            <w:szCs w:val="22"/>
          </w:rPr>
          <w:t>. Model registration example.</w:t>
        </w:r>
      </w:ins>
    </w:p>
    <w:p w14:paraId="3BFC3743" w14:textId="77777777" w:rsidR="001D3F99" w:rsidRDefault="001D3F99" w:rsidP="00BF738C">
      <w:pPr>
        <w:pStyle w:val="afa"/>
      </w:pPr>
    </w:p>
    <w:p w14:paraId="00909E03" w14:textId="1E3083E2" w:rsidR="00D70B49" w:rsidRDefault="00D70B49" w:rsidP="00C73A76">
      <w:pPr>
        <w:jc w:val="center"/>
        <w:rPr>
          <w:rFonts w:ascii="Arial" w:hAnsi="Arial" w:cs="Arial"/>
          <w:szCs w:val="22"/>
        </w:rPr>
      </w:pPr>
      <w:r>
        <w:rPr>
          <w:rFonts w:ascii="Arial" w:hAnsi="Arial" w:cs="Arial"/>
          <w:noProof/>
          <w:szCs w:val="22"/>
        </w:rPr>
        <w:drawing>
          <wp:inline distT="0" distB="0" distL="0" distR="0" wp14:anchorId="46403FA8" wp14:editId="010C192E">
            <wp:extent cx="5943600" cy="3880485"/>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9">
                      <a:extLst>
                        <a:ext uri="{28A0092B-C50C-407E-A947-70E740481C1C}">
                          <a14:useLocalDpi xmlns:a14="http://schemas.microsoft.com/office/drawing/2010/main" val="0"/>
                        </a:ext>
                      </a:extLst>
                    </a:blip>
                    <a:stretch>
                      <a:fillRect/>
                    </a:stretch>
                  </pic:blipFill>
                  <pic:spPr>
                    <a:xfrm>
                      <a:off x="0" y="0"/>
                      <a:ext cx="5943600" cy="3880485"/>
                    </a:xfrm>
                    <a:prstGeom prst="rect">
                      <a:avLst/>
                    </a:prstGeom>
                  </pic:spPr>
                </pic:pic>
              </a:graphicData>
            </a:graphic>
          </wp:inline>
        </w:drawing>
      </w:r>
    </w:p>
    <w:p w14:paraId="6E8353A6" w14:textId="15B310B8" w:rsidR="00C73A76" w:rsidRPr="00C73A76" w:rsidDel="001D3F99" w:rsidRDefault="00C73A76" w:rsidP="00BF738C">
      <w:pPr>
        <w:jc w:val="center"/>
        <w:rPr>
          <w:del w:id="146" w:author="思寒 *" w:date="2026-04-20T10:13:00Z"/>
        </w:rPr>
      </w:pPr>
      <w:del w:id="147" w:author="思寒 *" w:date="2026-04-20T10:12:00Z">
        <w:r w:rsidRPr="00C73A76" w:rsidDel="004C6587">
          <w:rPr>
            <w:rFonts w:ascii="Arial" w:hAnsi="Arial" w:cs="Arial"/>
            <w:szCs w:val="22"/>
          </w:rPr>
          <w:delText>Fig.</w:delText>
        </w:r>
      </w:del>
      <w:del w:id="148" w:author="思寒 *" w:date="2026-04-20T10:13:00Z">
        <w:r w:rsidRPr="00C73A76" w:rsidDel="001D3F99">
          <w:rPr>
            <w:rFonts w:ascii="Arial" w:hAnsi="Arial" w:cs="Arial"/>
            <w:szCs w:val="22"/>
          </w:rPr>
          <w:delText xml:space="preserve"> 2. Model registration example.</w:delText>
        </w:r>
      </w:del>
    </w:p>
    <w:p w14:paraId="1169BD38" w14:textId="712C58C4" w:rsidR="00C73A76" w:rsidRDefault="00500865" w:rsidP="00C73A76">
      <w:pPr>
        <w:pStyle w:val="1"/>
        <w:numPr>
          <w:ilvl w:val="1"/>
          <w:numId w:val="1"/>
        </w:numPr>
        <w:spacing w:before="0" w:line="240" w:lineRule="auto"/>
        <w:ind w:hanging="431"/>
        <w:contextualSpacing/>
        <w:rPr>
          <w:rFonts w:ascii="Arial" w:eastAsia="Calibri" w:hAnsi="Arial" w:cs="Arial"/>
          <w:bCs/>
          <w:iCs/>
          <w:sz w:val="22"/>
          <w:szCs w:val="22"/>
        </w:rPr>
      </w:pPr>
      <w:bookmarkStart w:id="149" w:name="_Toc224732285"/>
      <w:r>
        <w:rPr>
          <w:rFonts w:ascii="Arial" w:eastAsia="Calibri" w:hAnsi="Arial" w:cs="Arial"/>
          <w:bCs/>
          <w:iCs/>
          <w:sz w:val="22"/>
          <w:szCs w:val="22"/>
        </w:rPr>
        <w:t>Custom alert</w:t>
      </w:r>
      <w:bookmarkEnd w:id="149"/>
    </w:p>
    <w:p w14:paraId="77445975" w14:textId="77777777" w:rsidR="00500865" w:rsidRPr="00500865" w:rsidRDefault="00500865" w:rsidP="00500865">
      <w:pPr>
        <w:pStyle w:val="af9"/>
        <w:spacing w:before="0" w:beforeAutospacing="0" w:after="0" w:afterAutospacing="0"/>
        <w:ind w:firstLine="361"/>
        <w:jc w:val="both"/>
        <w:rPr>
          <w:rFonts w:ascii="Arial" w:hAnsi="Arial" w:cs="Arial"/>
          <w:sz w:val="22"/>
          <w:szCs w:val="22"/>
        </w:rPr>
      </w:pPr>
      <w:r w:rsidRPr="00500865">
        <w:rPr>
          <w:rFonts w:ascii="Arial" w:hAnsi="Arial" w:cs="Arial"/>
          <w:sz w:val="22"/>
          <w:szCs w:val="22"/>
        </w:rPr>
        <w:t>To prevent complex alarm rules and notification mechanisms from being coupled too early into the prediction workflow, the platform separates the alert logic from the prediction module. Predictive-SHM employs a basic strategy based on thresholds and prediction residuals to mark and highlight abnormal trends in structural responses (the monitoring chart border turns red upon anomaly detection). This assists users in identifying potential anomaly clues without providing direct engineering-level risk judgments.</w:t>
      </w:r>
    </w:p>
    <w:p w14:paraId="1428E08E" w14:textId="77777777" w:rsidR="00500865" w:rsidRPr="00500865" w:rsidRDefault="00500865" w:rsidP="00500865">
      <w:pPr>
        <w:pStyle w:val="af9"/>
        <w:spacing w:before="0" w:beforeAutospacing="0" w:after="0" w:afterAutospacing="0"/>
        <w:ind w:firstLine="361"/>
        <w:jc w:val="both"/>
        <w:rPr>
          <w:rFonts w:ascii="Arial" w:hAnsi="Arial" w:cs="Arial"/>
          <w:sz w:val="22"/>
          <w:szCs w:val="22"/>
        </w:rPr>
      </w:pPr>
      <w:r w:rsidRPr="00500865">
        <w:rPr>
          <w:rFonts w:ascii="Arial" w:hAnsi="Arial" w:cs="Arial"/>
          <w:sz w:val="22"/>
          <w:szCs w:val="22"/>
        </w:rPr>
        <w:t>Threshold configuration and synchronization allow each channel to have independent static and residual thresholds. Default values are set globally in the configuration file, while users can modify them via interface controls. Modified thresholds are synchronized to the backend through a unified interface and participate in subsequent alert decisions. The frontend pulls the latest backend thresholds on page load or refresh to ensure consistency across clients.</w:t>
      </w:r>
    </w:p>
    <w:p w14:paraId="072A5885" w14:textId="3C6F9C00" w:rsidR="00500865" w:rsidRPr="00500865" w:rsidRDefault="00500865" w:rsidP="00500865">
      <w:pPr>
        <w:pStyle w:val="af9"/>
        <w:spacing w:before="0" w:beforeAutospacing="0" w:after="0" w:afterAutospacing="0"/>
        <w:ind w:firstLine="361"/>
        <w:jc w:val="both"/>
        <w:rPr>
          <w:rFonts w:ascii="Arial" w:hAnsi="Arial" w:cs="Arial"/>
          <w:sz w:val="22"/>
          <w:szCs w:val="22"/>
        </w:rPr>
      </w:pPr>
      <w:r w:rsidRPr="00500865">
        <w:rPr>
          <w:rFonts w:ascii="Arial" w:hAnsi="Arial" w:cs="Arial"/>
          <w:sz w:val="22"/>
          <w:szCs w:val="22"/>
        </w:rPr>
        <w:t>This design reserves space for future plug-in alarm modules or external alerting systems while maintaining core workflow stability and providing an engineering foundation for gradual evolution of multi-scenario early-warning strategies.</w:t>
      </w:r>
    </w:p>
    <w:p w14:paraId="77F72608" w14:textId="6B283C74" w:rsidR="00C73A76" w:rsidRPr="00C73A76" w:rsidRDefault="00500865" w:rsidP="00C73A76">
      <w:pPr>
        <w:pStyle w:val="1"/>
        <w:numPr>
          <w:ilvl w:val="1"/>
          <w:numId w:val="1"/>
        </w:numPr>
        <w:spacing w:before="0" w:line="240" w:lineRule="auto"/>
        <w:ind w:hanging="431"/>
        <w:contextualSpacing/>
        <w:rPr>
          <w:rFonts w:ascii="Arial" w:eastAsia="Calibri" w:hAnsi="Arial" w:cs="Arial"/>
          <w:bCs/>
          <w:iCs/>
          <w:sz w:val="22"/>
          <w:szCs w:val="22"/>
        </w:rPr>
      </w:pPr>
      <w:bookmarkStart w:id="150" w:name="_Toc224732286"/>
      <w:r>
        <w:rPr>
          <w:rFonts w:ascii="Arial" w:eastAsia="Calibri" w:hAnsi="Arial" w:cs="Arial"/>
          <w:bCs/>
          <w:iCs/>
          <w:sz w:val="22"/>
          <w:szCs w:val="22"/>
        </w:rPr>
        <w:t>Visualization</w:t>
      </w:r>
      <w:bookmarkEnd w:id="150"/>
    </w:p>
    <w:p w14:paraId="3972A1E8" w14:textId="334A0059" w:rsidR="00500865" w:rsidRDefault="00500865" w:rsidP="00500865">
      <w:pPr>
        <w:spacing w:after="0"/>
        <w:ind w:firstLine="361"/>
        <w:jc w:val="both"/>
        <w:rPr>
          <w:rFonts w:ascii="Arial" w:hAnsi="Arial" w:cs="Arial"/>
        </w:rPr>
      </w:pPr>
      <w:r w:rsidRPr="00500865">
        <w:rPr>
          <w:rFonts w:ascii="Arial" w:hAnsi="Arial" w:cs="Arial"/>
        </w:rPr>
        <w:t>Predictive-SHM employs a configuration-driven visualization design that centrally displays multi-source monitoring data, prediction results, thresholds, and alerts, forming a unified monitoring interface consistent with the data, prediction, and alert modules (see Fig. 3). The visualization module consumes only the public interfaces of each module and does not implement business rules, allowing display layouts and sensor configurations to be extended or adjusted solely by modifying configuration files without touching core code</w:t>
      </w:r>
      <w:r w:rsidR="00BF738C" w:rsidRPr="00DF7D0B">
        <w:rPr>
          <w:rFonts w:ascii="Arial" w:hAnsi="Arial" w:cs="Arial"/>
          <w:rPrChange w:id="151" w:author="思寒 *" w:date="2026-04-20T09:27:00Z">
            <w:rPr>
              <w:rFonts w:ascii="Arial" w:hAnsi="Arial" w:cs="Arial"/>
            </w:rPr>
          </w:rPrChange>
        </w:rPr>
        <w:t xml:space="preserve"> </w:t>
      </w:r>
      <w:r w:rsidR="00AC6100" w:rsidRPr="00DF7D0B">
        <w:rPr>
          <w:rFonts w:ascii="Arial" w:hAnsi="Arial" w:cs="Arial"/>
          <w:rPrChange w:id="152" w:author="思寒 *" w:date="2026-04-20T09:27:00Z">
            <w:rPr>
              <w:rFonts w:ascii="Arial" w:hAnsi="Arial" w:cs="Arial"/>
              <w:vertAlign w:val="superscript"/>
            </w:rPr>
          </w:rPrChange>
        </w:rPr>
        <w:t>[16]</w:t>
      </w:r>
      <w:ins w:id="153" w:author="思寒 *" w:date="2026-04-20T09:27:00Z">
        <w:r w:rsidR="00DF7D0B">
          <w:rPr>
            <w:rFonts w:ascii="Arial" w:hAnsi="Arial" w:cs="Arial"/>
          </w:rPr>
          <w:t>.</w:t>
        </w:r>
      </w:ins>
      <w:del w:id="154" w:author="思寒 *" w:date="2026-04-20T09:27:00Z">
        <w:r w:rsidRPr="00DF7D0B" w:rsidDel="00DF7D0B">
          <w:rPr>
            <w:rFonts w:ascii="Arial" w:hAnsi="Arial" w:cs="Arial"/>
            <w:rPrChange w:id="155" w:author="思寒 *" w:date="2026-04-20T09:27:00Z">
              <w:rPr>
                <w:rFonts w:ascii="Arial" w:hAnsi="Arial" w:cs="Arial"/>
              </w:rPr>
            </w:rPrChange>
          </w:rPr>
          <w:delText>.</w:delText>
        </w:r>
      </w:del>
    </w:p>
    <w:p w14:paraId="09B76180" w14:textId="05146855" w:rsidR="00AF4056" w:rsidRPr="00AF4056" w:rsidRDefault="00AF4056" w:rsidP="00AF4056">
      <w:pPr>
        <w:spacing w:after="0"/>
        <w:ind w:firstLineChars="100" w:firstLine="220"/>
        <w:jc w:val="center"/>
        <w:rPr>
          <w:ins w:id="156" w:author="思寒 *" w:date="2026-04-20T10:42:00Z"/>
          <w:rFonts w:ascii="Arial" w:hAnsi="Arial" w:cs="Arial"/>
          <w:lang w:val="en-US"/>
        </w:rPr>
      </w:pPr>
      <w:ins w:id="157" w:author="思寒 *" w:date="2026-04-20T10:42:00Z">
        <w:r w:rsidRPr="00AF4056">
          <w:rPr>
            <w:rFonts w:ascii="Arial" w:hAnsi="Arial" w:cs="Arial"/>
          </w:rPr>
          <w:lastRenderedPageBreak/>
          <w:drawing>
            <wp:inline distT="0" distB="0" distL="0" distR="0" wp14:anchorId="2A1BDB43" wp14:editId="2EFB2EDB">
              <wp:extent cx="3744019" cy="5395965"/>
              <wp:effectExtent l="0" t="0" r="889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55131" cy="5411980"/>
                      </a:xfrm>
                      <a:prstGeom prst="rect">
                        <a:avLst/>
                      </a:prstGeom>
                      <a:noFill/>
                      <a:ln>
                        <a:noFill/>
                      </a:ln>
                    </pic:spPr>
                  </pic:pic>
                </a:graphicData>
              </a:graphic>
            </wp:inline>
          </w:drawing>
        </w:r>
      </w:ins>
    </w:p>
    <w:p w14:paraId="1B13486B" w14:textId="77777777" w:rsidR="00AF4056" w:rsidRDefault="00AF4056" w:rsidP="00AF4056">
      <w:pPr>
        <w:spacing w:after="0"/>
        <w:ind w:firstLineChars="100" w:firstLine="220"/>
        <w:jc w:val="center"/>
        <w:rPr>
          <w:ins w:id="158" w:author="思寒 *" w:date="2026-04-20T10:42:00Z"/>
          <w:rFonts w:ascii="Arial" w:hAnsi="Arial" w:cs="Arial"/>
        </w:rPr>
      </w:pPr>
    </w:p>
    <w:p w14:paraId="4672A374" w14:textId="42ADA803" w:rsidR="00500865" w:rsidRDefault="00AF4056" w:rsidP="00AF4056">
      <w:pPr>
        <w:spacing w:after="0"/>
        <w:ind w:firstLineChars="100" w:firstLine="220"/>
        <w:jc w:val="center"/>
        <w:rPr>
          <w:ins w:id="159" w:author="思寒 *" w:date="2026-04-20T10:32:00Z"/>
          <w:rFonts w:ascii="Arial" w:hAnsi="Arial" w:cs="Arial"/>
        </w:rPr>
        <w:pPrChange w:id="160" w:author="思寒 *" w:date="2026-04-20T10:33:00Z">
          <w:pPr>
            <w:spacing w:after="0"/>
            <w:ind w:firstLine="361"/>
            <w:jc w:val="both"/>
          </w:pPr>
        </w:pPrChange>
      </w:pPr>
      <w:ins w:id="161" w:author="思寒 *" w:date="2026-04-20T10:33:00Z">
        <w:r w:rsidRPr="00AF4056">
          <w:rPr>
            <w:rFonts w:ascii="Arial" w:hAnsi="Arial" w:cs="Arial"/>
          </w:rPr>
          <w:t xml:space="preserve">(a) </w:t>
        </w:r>
      </w:ins>
      <w:del w:id="162" w:author="思寒 *" w:date="2026-04-20T10:32:00Z">
        <w:r w:rsidR="00094455" w:rsidDel="00AF4056">
          <w:rPr>
            <w:noProof/>
          </w:rPr>
          <w:drawing>
            <wp:inline distT="0" distB="0" distL="0" distR="0" wp14:anchorId="209195A8" wp14:editId="44BA599F">
              <wp:extent cx="5943600" cy="30353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35300"/>
                      </a:xfrm>
                      <a:prstGeom prst="rect">
                        <a:avLst/>
                      </a:prstGeom>
                    </pic:spPr>
                  </pic:pic>
                </a:graphicData>
              </a:graphic>
            </wp:inline>
          </w:drawing>
        </w:r>
      </w:del>
    </w:p>
    <w:p w14:paraId="62F13718" w14:textId="77777777" w:rsidR="00AF4056" w:rsidRDefault="00AF4056" w:rsidP="00500865">
      <w:pPr>
        <w:spacing w:after="0"/>
        <w:ind w:firstLine="361"/>
        <w:jc w:val="both"/>
        <w:rPr>
          <w:ins w:id="163" w:author="思寒 *" w:date="2026-04-20T10:31:00Z"/>
          <w:rFonts w:ascii="Arial" w:hAnsi="Arial" w:cs="Arial"/>
        </w:rPr>
      </w:pPr>
    </w:p>
    <w:p w14:paraId="1D0A279B" w14:textId="50C1CAA6" w:rsidR="00AF4056" w:rsidRDefault="00AF4056" w:rsidP="00AF4056">
      <w:pPr>
        <w:spacing w:after="0"/>
        <w:ind w:firstLine="361"/>
        <w:jc w:val="both"/>
        <w:rPr>
          <w:ins w:id="164" w:author="思寒 *" w:date="2026-04-20T10:31:00Z"/>
          <w:rFonts w:ascii="Arial" w:hAnsi="Arial" w:cs="Arial"/>
        </w:rPr>
      </w:pPr>
      <w:ins w:id="165" w:author="思寒 *" w:date="2026-04-20T10:31:00Z">
        <w:r>
          <w:rPr>
            <w:rFonts w:ascii="Arial" w:hAnsi="Arial" w:cs="Arial"/>
            <w:noProof/>
          </w:rPr>
          <w:lastRenderedPageBreak/>
          <w:drawing>
            <wp:inline distT="0" distB="0" distL="0" distR="0" wp14:anchorId="76BB50BA" wp14:editId="6034D24A">
              <wp:extent cx="5943600" cy="246316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63165"/>
                      </a:xfrm>
                      <a:prstGeom prst="rect">
                        <a:avLst/>
                      </a:prstGeom>
                      <a:noFill/>
                      <a:ln>
                        <a:noFill/>
                      </a:ln>
                    </pic:spPr>
                  </pic:pic>
                </a:graphicData>
              </a:graphic>
            </wp:inline>
          </w:drawing>
        </w:r>
      </w:ins>
    </w:p>
    <w:p w14:paraId="3588116E" w14:textId="6DCC3994" w:rsidR="00AF4056" w:rsidRPr="00500865" w:rsidRDefault="00AF4056" w:rsidP="00AF4056">
      <w:pPr>
        <w:spacing w:after="0"/>
        <w:ind w:firstLine="361"/>
        <w:jc w:val="center"/>
        <w:rPr>
          <w:rFonts w:ascii="Arial" w:hAnsi="Arial" w:cs="Arial"/>
        </w:rPr>
        <w:pPrChange w:id="166" w:author="思寒 *" w:date="2026-04-20T10:32:00Z">
          <w:pPr>
            <w:spacing w:after="0"/>
            <w:ind w:firstLine="361"/>
            <w:jc w:val="both"/>
          </w:pPr>
        </w:pPrChange>
      </w:pPr>
      <w:ins w:id="167" w:author="思寒 *" w:date="2026-04-20T10:31:00Z">
        <w:r>
          <w:rPr>
            <w:rFonts w:ascii="Arial" w:hAnsi="Arial" w:cs="Arial" w:hint="eastAsia"/>
            <w:lang w:eastAsia="zh-CN"/>
          </w:rPr>
          <w:t>(b</w:t>
        </w:r>
      </w:ins>
      <w:ins w:id="168" w:author="思寒 *" w:date="2026-04-20T10:32:00Z">
        <w:r>
          <w:rPr>
            <w:rFonts w:ascii="Arial" w:hAnsi="Arial" w:cs="Arial" w:hint="eastAsia"/>
            <w:lang w:eastAsia="zh-CN"/>
          </w:rPr>
          <w:t>)</w:t>
        </w:r>
        <w:r w:rsidRPr="00AF4056">
          <w:t xml:space="preserve"> </w:t>
        </w:r>
      </w:ins>
    </w:p>
    <w:p w14:paraId="7D2280CD" w14:textId="77777777" w:rsidR="00DD2460" w:rsidRPr="00DD2460" w:rsidRDefault="00DD2460" w:rsidP="00DD2460">
      <w:pPr>
        <w:spacing w:after="0"/>
        <w:ind w:firstLine="361"/>
        <w:jc w:val="center"/>
        <w:rPr>
          <w:ins w:id="169" w:author="思寒 *" w:date="2026-04-20T10:43:00Z"/>
          <w:rFonts w:ascii="Arial" w:hAnsi="Arial" w:cs="Arial"/>
        </w:rPr>
      </w:pPr>
      <w:ins w:id="170" w:author="思寒 *" w:date="2026-04-20T10:43:00Z">
        <w:r w:rsidRPr="00DD2460">
          <w:rPr>
            <w:rFonts w:ascii="Arial" w:hAnsi="Arial" w:cs="Arial"/>
          </w:rPr>
          <w:t>Fig.3 Overview of time-series prediction results for crack width.</w:t>
        </w:r>
      </w:ins>
    </w:p>
    <w:p w14:paraId="2FB43BF9" w14:textId="77777777" w:rsidR="00DD2460" w:rsidRPr="00DD2460" w:rsidRDefault="00DD2460" w:rsidP="00DD2460">
      <w:pPr>
        <w:spacing w:after="0"/>
        <w:ind w:firstLine="361"/>
        <w:jc w:val="center"/>
        <w:rPr>
          <w:ins w:id="171" w:author="思寒 *" w:date="2026-04-20T10:43:00Z"/>
          <w:rFonts w:ascii="Arial" w:hAnsi="Arial" w:cs="Arial"/>
        </w:rPr>
      </w:pPr>
      <w:ins w:id="172" w:author="思寒 *" w:date="2026-04-20T10:43:00Z">
        <w:r w:rsidRPr="00DD2460">
          <w:rPr>
            <w:rFonts w:ascii="Arial" w:hAnsi="Arial" w:cs="Arial"/>
          </w:rPr>
          <w:t>(a) Representative multi-sensor inputs used for prediction.</w:t>
        </w:r>
      </w:ins>
    </w:p>
    <w:p w14:paraId="4C72518F" w14:textId="671F8082" w:rsidR="00DD2460" w:rsidRPr="00883C55" w:rsidRDefault="00DD2460" w:rsidP="00DD2460">
      <w:pPr>
        <w:spacing w:after="0"/>
        <w:jc w:val="center"/>
        <w:rPr>
          <w:rFonts w:ascii="Arial" w:hAnsi="Arial" w:cs="Arial"/>
          <w:szCs w:val="22"/>
          <w:lang w:eastAsia="zh-CN"/>
        </w:rPr>
      </w:pPr>
      <w:ins w:id="173" w:author="思寒 *" w:date="2026-04-20T10:43:00Z">
        <w:r>
          <w:rPr>
            <w:rFonts w:ascii="Arial" w:hAnsi="Arial" w:cs="Arial"/>
          </w:rPr>
          <w:t xml:space="preserve">            </w:t>
        </w:r>
        <w:r w:rsidRPr="00DD2460">
          <w:rPr>
            <w:rFonts w:ascii="Arial" w:hAnsi="Arial" w:cs="Arial"/>
          </w:rPr>
          <w:t>(b) Comparison between predicted and observed crack width.</w:t>
        </w:r>
      </w:ins>
      <w:del w:id="174" w:author="思寒 *" w:date="2026-04-20T10:43:00Z">
        <w:r w:rsidR="00500865" w:rsidRPr="00500865" w:rsidDel="00DD2460">
          <w:rPr>
            <w:rFonts w:ascii="Arial" w:hAnsi="Arial" w:cs="Arial"/>
          </w:rPr>
          <w:delText>Fig. 3. Predictive-SHM frontend interface example: unified visualization and interactive browsing of multi-source sensor data and prediction results.</w:delText>
        </w:r>
      </w:del>
    </w:p>
    <w:p w14:paraId="17025E92" w14:textId="2E616F7E" w:rsidR="0003483D" w:rsidRDefault="00657B03" w:rsidP="001E3522">
      <w:pPr>
        <w:pStyle w:val="1"/>
        <w:numPr>
          <w:ilvl w:val="0"/>
          <w:numId w:val="1"/>
        </w:numPr>
        <w:spacing w:before="0" w:line="240" w:lineRule="auto"/>
        <w:ind w:hanging="359"/>
        <w:contextualSpacing/>
        <w:rPr>
          <w:rFonts w:ascii="Arial" w:eastAsia="Calibri" w:hAnsi="Arial" w:cs="Arial"/>
          <w:iCs/>
          <w:sz w:val="22"/>
          <w:szCs w:val="22"/>
        </w:rPr>
      </w:pPr>
      <w:bookmarkStart w:id="175" w:name="_Toc224732287"/>
      <w:r w:rsidRPr="00FC6B88">
        <w:rPr>
          <w:rFonts w:ascii="Arial" w:eastAsia="Calibri" w:hAnsi="Arial" w:cs="Arial"/>
          <w:iCs/>
          <w:sz w:val="22"/>
          <w:szCs w:val="22"/>
        </w:rPr>
        <w:t xml:space="preserve">Illustrative </w:t>
      </w:r>
      <w:r w:rsidR="00B05E7A" w:rsidRPr="00FC6B88">
        <w:rPr>
          <w:rFonts w:ascii="Arial" w:eastAsia="Calibri" w:hAnsi="Arial" w:cs="Arial"/>
          <w:iCs/>
          <w:sz w:val="22"/>
          <w:szCs w:val="22"/>
        </w:rPr>
        <w:t>e</w:t>
      </w:r>
      <w:r w:rsidRPr="00FC6B88">
        <w:rPr>
          <w:rFonts w:ascii="Arial" w:eastAsia="Calibri" w:hAnsi="Arial" w:cs="Arial"/>
          <w:iCs/>
          <w:sz w:val="22"/>
          <w:szCs w:val="22"/>
        </w:rPr>
        <w:t>xamples</w:t>
      </w:r>
      <w:bookmarkEnd w:id="175"/>
    </w:p>
    <w:p w14:paraId="185A0761" w14:textId="77777777" w:rsidR="00500865" w:rsidRPr="00500865" w:rsidRDefault="00500865" w:rsidP="00500865">
      <w:pPr>
        <w:spacing w:after="0"/>
        <w:ind w:firstLine="360"/>
        <w:jc w:val="both"/>
        <w:rPr>
          <w:rFonts w:ascii="Arial" w:hAnsi="Arial" w:cs="Arial"/>
        </w:rPr>
      </w:pPr>
      <w:r w:rsidRPr="00500865">
        <w:rPr>
          <w:rFonts w:ascii="Arial" w:hAnsi="Arial" w:cs="Arial"/>
        </w:rPr>
        <w:t xml:space="preserve">To verify the </w:t>
      </w:r>
      <w:proofErr w:type="spellStart"/>
      <w:r w:rsidRPr="00500865">
        <w:rPr>
          <w:rFonts w:ascii="Arial" w:hAnsi="Arial" w:cs="Arial"/>
        </w:rPr>
        <w:t>deployability</w:t>
      </w:r>
      <w:proofErr w:type="spellEnd"/>
      <w:r w:rsidRPr="00500865">
        <w:rPr>
          <w:rFonts w:ascii="Arial" w:hAnsi="Arial" w:cs="Arial"/>
        </w:rPr>
        <w:t xml:space="preserve"> and system stability of Predictive-SHM in a real engineering environment, the </w:t>
      </w:r>
      <w:proofErr w:type="spellStart"/>
      <w:r w:rsidRPr="00500865">
        <w:rPr>
          <w:rFonts w:ascii="Arial" w:hAnsi="Arial" w:cs="Arial"/>
        </w:rPr>
        <w:t>Yuhuang</w:t>
      </w:r>
      <w:proofErr w:type="spellEnd"/>
      <w:r w:rsidRPr="00500865">
        <w:rPr>
          <w:rFonts w:ascii="Arial" w:hAnsi="Arial" w:cs="Arial"/>
        </w:rPr>
        <w:t xml:space="preserve"> Pavilion historic building was selected as a demonstration scenario. The case validates the complete data-access workflow, model invocation mechanism, and frontend visualization pipeline in an end-to-end manner. The example primarily illustrates the software’s operational feasibility in practical engineering settings rather than serving as the sole basis for algorithm performance evaluation.</w:t>
      </w:r>
    </w:p>
    <w:p w14:paraId="50730AC3" w14:textId="317A426D" w:rsidR="00500865" w:rsidRDefault="0010029C" w:rsidP="00500865">
      <w:pPr>
        <w:spacing w:after="0"/>
        <w:ind w:firstLine="360"/>
        <w:jc w:val="both"/>
        <w:rPr>
          <w:rFonts w:ascii="Arial" w:hAnsi="Arial" w:cs="Arial"/>
        </w:rPr>
      </w:pPr>
      <w:r w:rsidRPr="0010029C">
        <w:rPr>
          <w:rFonts w:ascii="Arial" w:hAnsi="Arial" w:cs="Arial"/>
        </w:rPr>
        <w:t xml:space="preserve">Results demonstrate that Predictive-SHM stably handles multi-source structural response and environmental data, achieving unified data </w:t>
      </w:r>
      <w:proofErr w:type="spellStart"/>
      <w:r w:rsidRPr="0010029C">
        <w:rPr>
          <w:rFonts w:ascii="Arial" w:hAnsi="Arial" w:cs="Arial"/>
        </w:rPr>
        <w:t>preprocessing</w:t>
      </w:r>
      <w:proofErr w:type="spellEnd"/>
      <w:r w:rsidRPr="0010029C">
        <w:rPr>
          <w:rFonts w:ascii="Arial" w:hAnsi="Arial" w:cs="Arial"/>
        </w:rPr>
        <w:t xml:space="preserve">, multi-step prediction, and real-time visualization functions. Sensors were strategically deployed at key locations of the </w:t>
      </w:r>
      <w:proofErr w:type="spellStart"/>
      <w:r w:rsidRPr="0010029C">
        <w:rPr>
          <w:rFonts w:ascii="Arial" w:hAnsi="Arial" w:cs="Arial"/>
        </w:rPr>
        <w:t>Yuhuang</w:t>
      </w:r>
      <w:proofErr w:type="spellEnd"/>
      <w:r w:rsidRPr="0010029C">
        <w:rPr>
          <w:rFonts w:ascii="Arial" w:hAnsi="Arial" w:cs="Arial"/>
        </w:rPr>
        <w:t xml:space="preserve"> Pavilion to capture structural and environmental responses. Figure 5(a) shows a schematic diagram of sensor positions on the walls of this historic building. Figure 5(b) presents on-site photographs of representative sensor installations, illustrating the actual mounting conditions and their integration with the masonry structure (see Fig. 5). Users can customize warning thresholds through the interface, thereby enabling identification and monitoring of anomalous trends. Figure 4 illustrates real-time structural health monitoring of crack development under multi-sensor inputs, where users can customize warning thresholds via the interface to achieve identification and monitoring of anomalous trends. The combination of historical data playback and overlaid prediction information further enhances the intuitiveness of structural state analysis (see Fig. </w:t>
      </w:r>
      <w:ins w:id="176" w:author="思寒 *" w:date="2026-04-20T10:31:00Z">
        <w:r w:rsidR="00AF4056">
          <w:rPr>
            <w:rFonts w:ascii="Arial" w:hAnsi="Arial" w:cs="Arial"/>
          </w:rPr>
          <w:t>3(b</w:t>
        </w:r>
      </w:ins>
      <w:del w:id="177" w:author="思寒 *" w:date="2026-04-20T10:31:00Z">
        <w:r w:rsidRPr="0010029C" w:rsidDel="00AF4056">
          <w:rPr>
            <w:rFonts w:ascii="Arial" w:hAnsi="Arial" w:cs="Arial"/>
          </w:rPr>
          <w:delText>4</w:delText>
        </w:r>
      </w:del>
      <w:proofErr w:type="gramStart"/>
      <w:r w:rsidRPr="0010029C">
        <w:rPr>
          <w:rFonts w:ascii="Arial" w:hAnsi="Arial" w:cs="Arial"/>
        </w:rPr>
        <w:t>).</w:t>
      </w:r>
      <w:r w:rsidR="00500865" w:rsidRPr="00500865">
        <w:rPr>
          <w:rFonts w:ascii="Arial" w:hAnsi="Arial" w:cs="Arial"/>
        </w:rPr>
        <w:t>The</w:t>
      </w:r>
      <w:proofErr w:type="gramEnd"/>
      <w:r w:rsidR="00500865" w:rsidRPr="00500865">
        <w:rPr>
          <w:rFonts w:ascii="Arial" w:hAnsi="Arial" w:cs="Arial"/>
        </w:rPr>
        <w:t xml:space="preserve"> modular design and pluggable model interface allow users to rapidly replace or extend prediction models without modifying core business logic. Overall, the case confirms that the platform delivers complete end-to-end capabilities in multi-source data fusion, intelligent prediction, and visualization, providing a reproducible and extensible software solution for monitoring and risk assessment of historic buildings, bridges, tunnels, and other engineering structures</w:t>
      </w:r>
      <w:r w:rsidR="0047564C" w:rsidRPr="00DF7D0B">
        <w:rPr>
          <w:rFonts w:ascii="Arial" w:hAnsi="Arial" w:cs="Arial"/>
          <w:rPrChange w:id="178" w:author="思寒 *" w:date="2026-04-20T09:27:00Z">
            <w:rPr>
              <w:rFonts w:ascii="Arial" w:hAnsi="Arial" w:cs="Arial"/>
            </w:rPr>
          </w:rPrChange>
        </w:rPr>
        <w:t xml:space="preserve"> </w:t>
      </w:r>
      <w:r w:rsidR="00C30CAC" w:rsidRPr="00DF7D0B">
        <w:rPr>
          <w:rFonts w:ascii="Arial" w:hAnsi="Arial" w:cs="Arial"/>
          <w:rPrChange w:id="179" w:author="思寒 *" w:date="2026-04-20T09:27:00Z">
            <w:rPr>
              <w:rFonts w:ascii="Arial" w:hAnsi="Arial" w:cs="Arial"/>
              <w:vertAlign w:val="superscript"/>
            </w:rPr>
          </w:rPrChange>
        </w:rPr>
        <w:t>[15]</w:t>
      </w:r>
      <w:r w:rsidR="00500865" w:rsidRPr="00500865">
        <w:rPr>
          <w:rFonts w:ascii="Arial" w:hAnsi="Arial" w:cs="Arial"/>
        </w:rPr>
        <w:t>.</w:t>
      </w:r>
    </w:p>
    <w:p w14:paraId="486B3BD8" w14:textId="7CCFAA34" w:rsidR="00500865" w:rsidRDefault="00E93B54" w:rsidP="00BF738C">
      <w:pPr>
        <w:spacing w:after="0"/>
        <w:ind w:firstLine="360"/>
        <w:jc w:val="center"/>
        <w:rPr>
          <w:ins w:id="180" w:author="思寒 *" w:date="2026-04-20T09:53:00Z"/>
          <w:rFonts w:ascii="Arial" w:hAnsi="Arial" w:cs="Arial"/>
        </w:rPr>
      </w:pPr>
      <w:del w:id="181" w:author="思寒 *" w:date="2026-04-20T09:54:00Z">
        <w:r w:rsidDel="00605455">
          <w:rPr>
            <w:noProof/>
          </w:rPr>
          <w:drawing>
            <wp:inline distT="0" distB="0" distL="0" distR="0" wp14:anchorId="55CA13BA" wp14:editId="45C19A35">
              <wp:extent cx="5943600" cy="282003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20035"/>
                      </a:xfrm>
                      <a:prstGeom prst="rect">
                        <a:avLst/>
                      </a:prstGeom>
                    </pic:spPr>
                  </pic:pic>
                </a:graphicData>
              </a:graphic>
            </wp:inline>
          </w:drawing>
        </w:r>
      </w:del>
    </w:p>
    <w:p w14:paraId="45FDA3E9" w14:textId="4088066D" w:rsidR="00605455" w:rsidRPr="00500865" w:rsidRDefault="00605455" w:rsidP="00BF738C">
      <w:pPr>
        <w:spacing w:after="0"/>
        <w:ind w:firstLine="360"/>
        <w:jc w:val="center"/>
        <w:rPr>
          <w:rFonts w:ascii="Arial" w:hAnsi="Arial" w:cs="Arial"/>
        </w:rPr>
      </w:pPr>
      <w:ins w:id="182" w:author="思寒 *" w:date="2026-04-20T09:54:00Z">
        <w:r>
          <w:rPr>
            <w:rFonts w:ascii="Arial" w:hAnsi="Arial" w:cs="Arial"/>
            <w:noProof/>
          </w:rPr>
          <w:lastRenderedPageBreak/>
          <w:drawing>
            <wp:inline distT="0" distB="0" distL="0" distR="0" wp14:anchorId="6B2C0C16" wp14:editId="7C67D2CC">
              <wp:extent cx="5943600" cy="24631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63165"/>
                      </a:xfrm>
                      <a:prstGeom prst="rect">
                        <a:avLst/>
                      </a:prstGeom>
                      <a:noFill/>
                      <a:ln>
                        <a:noFill/>
                      </a:ln>
                    </pic:spPr>
                  </pic:pic>
                </a:graphicData>
              </a:graphic>
            </wp:inline>
          </w:drawing>
        </w:r>
      </w:ins>
    </w:p>
    <w:p w14:paraId="786042BB" w14:textId="60EB7388" w:rsidR="0010029C" w:rsidRDefault="00500865" w:rsidP="00C40F76">
      <w:pPr>
        <w:spacing w:after="0"/>
        <w:jc w:val="center"/>
        <w:rPr>
          <w:rFonts w:ascii="Arial" w:hAnsi="Arial" w:cs="Arial"/>
        </w:rPr>
      </w:pPr>
      <w:r w:rsidRPr="00500865">
        <w:rPr>
          <w:rFonts w:ascii="Arial" w:hAnsi="Arial" w:cs="Arial"/>
        </w:rPr>
        <w:t xml:space="preserve">Fig. 4. </w:t>
      </w:r>
      <w:r w:rsidR="0010029C" w:rsidRPr="0010029C">
        <w:rPr>
          <w:rFonts w:ascii="Arial" w:hAnsi="Arial" w:cs="Arial"/>
        </w:rPr>
        <w:t xml:space="preserve">Real-time structural health monitoring and time-series prediction of crack development at the </w:t>
      </w:r>
      <w:proofErr w:type="spellStart"/>
      <w:r w:rsidR="0010029C" w:rsidRPr="0010029C">
        <w:rPr>
          <w:rFonts w:ascii="Arial" w:hAnsi="Arial" w:cs="Arial"/>
        </w:rPr>
        <w:t>Yuhuang</w:t>
      </w:r>
      <w:proofErr w:type="spellEnd"/>
      <w:r w:rsidR="0010029C" w:rsidRPr="0010029C">
        <w:rPr>
          <w:rFonts w:ascii="Arial" w:hAnsi="Arial" w:cs="Arial"/>
        </w:rPr>
        <w:t xml:space="preserve"> Pavilion under multi-sensor inputs.</w:t>
      </w:r>
    </w:p>
    <w:p w14:paraId="11B42298" w14:textId="73E9F287" w:rsidR="0010029C" w:rsidRDefault="0010029C" w:rsidP="00500865">
      <w:pPr>
        <w:spacing w:after="0"/>
        <w:jc w:val="center"/>
        <w:rPr>
          <w:rFonts w:ascii="Arial" w:hAnsi="Arial" w:cs="Arial"/>
        </w:rPr>
      </w:pPr>
      <w:r>
        <w:rPr>
          <w:rFonts w:ascii="Arial" w:hAnsi="Arial" w:cs="Arial"/>
          <w:noProof/>
        </w:rPr>
        <w:drawing>
          <wp:inline distT="0" distB="0" distL="0" distR="0" wp14:anchorId="710A0972" wp14:editId="57D0D279">
            <wp:extent cx="5943600" cy="222948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4">
                      <a:extLst>
                        <a:ext uri="{28A0092B-C50C-407E-A947-70E740481C1C}">
                          <a14:useLocalDpi xmlns:a14="http://schemas.microsoft.com/office/drawing/2010/main" val="0"/>
                        </a:ext>
                      </a:extLst>
                    </a:blip>
                    <a:stretch>
                      <a:fillRect/>
                    </a:stretch>
                  </pic:blipFill>
                  <pic:spPr>
                    <a:xfrm>
                      <a:off x="0" y="0"/>
                      <a:ext cx="5943600" cy="2229485"/>
                    </a:xfrm>
                    <a:prstGeom prst="rect">
                      <a:avLst/>
                    </a:prstGeom>
                  </pic:spPr>
                </pic:pic>
              </a:graphicData>
            </a:graphic>
          </wp:inline>
        </w:drawing>
      </w:r>
    </w:p>
    <w:p w14:paraId="1F6F5CA6" w14:textId="77777777" w:rsidR="0010029C" w:rsidRPr="0010029C" w:rsidRDefault="0010029C" w:rsidP="00C40F76">
      <w:pPr>
        <w:spacing w:after="0"/>
        <w:jc w:val="center"/>
        <w:rPr>
          <w:rFonts w:ascii="Arial" w:hAnsi="Arial" w:cs="Arial"/>
        </w:rPr>
      </w:pPr>
      <w:r w:rsidRPr="0010029C">
        <w:rPr>
          <w:rFonts w:ascii="Arial" w:hAnsi="Arial" w:cs="Arial"/>
        </w:rPr>
        <w:t xml:space="preserve">Fig. 5. Sensor deployment at the </w:t>
      </w:r>
      <w:proofErr w:type="spellStart"/>
      <w:r w:rsidRPr="0010029C">
        <w:rPr>
          <w:rFonts w:ascii="Arial" w:hAnsi="Arial" w:cs="Arial"/>
        </w:rPr>
        <w:t>Yuhuang</w:t>
      </w:r>
      <w:proofErr w:type="spellEnd"/>
      <w:r w:rsidRPr="0010029C">
        <w:rPr>
          <w:rFonts w:ascii="Arial" w:hAnsi="Arial" w:cs="Arial"/>
        </w:rPr>
        <w:t xml:space="preserve"> Pavilion historic building for real-time structural health monitoring.</w:t>
      </w:r>
    </w:p>
    <w:p w14:paraId="0E42064D" w14:textId="43BC1188" w:rsidR="0010029C" w:rsidRPr="00C40F76" w:rsidRDefault="0010029C" w:rsidP="00C40F76">
      <w:pPr>
        <w:pStyle w:val="ac"/>
        <w:numPr>
          <w:ilvl w:val="2"/>
          <w:numId w:val="28"/>
        </w:numPr>
        <w:spacing w:after="0"/>
        <w:rPr>
          <w:rFonts w:ascii="Arial" w:hAnsi="Arial" w:cs="Arial"/>
        </w:rPr>
      </w:pPr>
      <w:r w:rsidRPr="00C40F76">
        <w:rPr>
          <w:rFonts w:ascii="Arial" w:hAnsi="Arial" w:cs="Arial"/>
        </w:rPr>
        <w:t>Schematic layout showing sensor positions on walls.</w:t>
      </w:r>
    </w:p>
    <w:p w14:paraId="3D0AC017" w14:textId="20F9622E" w:rsidR="0003483D" w:rsidRPr="00C40F76" w:rsidRDefault="0010029C" w:rsidP="00C40F76">
      <w:pPr>
        <w:pStyle w:val="ac"/>
        <w:numPr>
          <w:ilvl w:val="2"/>
          <w:numId w:val="28"/>
        </w:numPr>
        <w:spacing w:after="0"/>
        <w:rPr>
          <w:rFonts w:ascii="Arial" w:hAnsi="Arial" w:cs="Arial"/>
          <w:szCs w:val="22"/>
        </w:rPr>
      </w:pPr>
      <w:r w:rsidRPr="00C40F76">
        <w:rPr>
          <w:rFonts w:ascii="Arial" w:hAnsi="Arial" w:cs="Arial"/>
        </w:rPr>
        <w:t>On-site photographs of representative sensor installations, demonstrating practical mounting conditions.</w:t>
      </w:r>
    </w:p>
    <w:p w14:paraId="1B1BF71C" w14:textId="3E6C45F7" w:rsidR="00B201E7" w:rsidRPr="00BF738C" w:rsidRDefault="00B201E7" w:rsidP="00BF738C">
      <w:pPr>
        <w:pStyle w:val="1"/>
        <w:numPr>
          <w:ilvl w:val="0"/>
          <w:numId w:val="1"/>
        </w:numPr>
        <w:spacing w:before="0" w:line="240" w:lineRule="auto"/>
        <w:ind w:hanging="359"/>
        <w:contextualSpacing/>
        <w:rPr>
          <w:rFonts w:ascii="Arial" w:eastAsia="Calibri" w:hAnsi="Arial" w:cs="Arial"/>
          <w:iCs/>
          <w:szCs w:val="22"/>
        </w:rPr>
      </w:pPr>
      <w:r w:rsidRPr="00B201E7">
        <w:rPr>
          <w:rFonts w:ascii="Arial" w:eastAsia="Calibri" w:hAnsi="Arial" w:cs="Arial"/>
          <w:iCs/>
          <w:sz w:val="22"/>
          <w:szCs w:val="22"/>
        </w:rPr>
        <w:t>I</w:t>
      </w:r>
      <w:r w:rsidRPr="00BF738C">
        <w:rPr>
          <w:rFonts w:ascii="Arial" w:eastAsiaTheme="minorEastAsia" w:hAnsi="Arial" w:cs="Arial"/>
          <w:iCs/>
          <w:sz w:val="22"/>
          <w:szCs w:val="22"/>
          <w:lang w:eastAsia="zh-CN"/>
        </w:rPr>
        <w:t>m</w:t>
      </w:r>
      <w:r w:rsidRPr="00B201E7">
        <w:rPr>
          <w:rFonts w:ascii="Arial" w:eastAsia="Calibri" w:hAnsi="Arial" w:cs="Arial"/>
          <w:iCs/>
          <w:sz w:val="22"/>
          <w:szCs w:val="22"/>
        </w:rPr>
        <w:t>pact</w:t>
      </w:r>
    </w:p>
    <w:p w14:paraId="0735D17D" w14:textId="020779BD" w:rsidR="001A439F" w:rsidRPr="001A439F" w:rsidRDefault="001A439F" w:rsidP="001A439F">
      <w:pPr>
        <w:spacing w:after="0" w:line="240" w:lineRule="auto"/>
        <w:ind w:left="1" w:firstLine="359"/>
        <w:contextualSpacing/>
        <w:jc w:val="both"/>
        <w:rPr>
          <w:rFonts w:ascii="Arial" w:hAnsi="Arial" w:cs="Arial"/>
          <w:iCs/>
          <w:szCs w:val="22"/>
        </w:rPr>
      </w:pPr>
      <w:r w:rsidRPr="001A439F">
        <w:rPr>
          <w:rFonts w:ascii="Arial" w:hAnsi="Arial" w:cs="Arial"/>
          <w:iCs/>
          <w:szCs w:val="22"/>
        </w:rPr>
        <w:t xml:space="preserve">Predictive-SHM, an open-source toolkit specifically designed for time-series prediction in structural health monitoring (SHM), effectively bridges the gap between advanced laboratory algorithms and real-world engineering practice. Its standardized data interface, pluggable model architecture, and fully reproducible end-to-end workflow enable researchers to rapidly integrate, compare, and iterate on advanced prediction models (e.g., LSTM, GRU, Transformer) within a single lightweight platform. This significantly improves the efficiency of existing research by eliminating the need to rebuild custom data pipelines for each model, allowing rigorous benchmarking of predictive accuracy, uncertainty quantification, and anomaly detection directly on real multi-sensor engineering datasets. Such capabilities directly support core SHM topics including damage prognosis, environmental load effects, and long-term structural degradation </w:t>
      </w:r>
      <w:proofErr w:type="spellStart"/>
      <w:r w:rsidRPr="001A439F">
        <w:rPr>
          <w:rFonts w:ascii="Arial" w:hAnsi="Arial" w:cs="Arial"/>
          <w:iCs/>
          <w:szCs w:val="22"/>
        </w:rPr>
        <w:t>modeling</w:t>
      </w:r>
      <w:proofErr w:type="spellEnd"/>
      <w:r w:rsidRPr="001A439F">
        <w:rPr>
          <w:rFonts w:ascii="Arial" w:hAnsi="Arial" w:cs="Arial"/>
          <w:iCs/>
          <w:szCs w:val="22"/>
        </w:rPr>
        <w:t xml:space="preserve"> </w:t>
      </w:r>
      <w:r w:rsidRPr="00C40F76">
        <w:rPr>
          <w:rFonts w:ascii="Arial" w:hAnsi="Arial" w:cs="Arial"/>
          <w:iCs/>
          <w:szCs w:val="22"/>
          <w:vertAlign w:val="superscript"/>
        </w:rPr>
        <w:t>[5,7]</w:t>
      </w:r>
      <w:r w:rsidRPr="001A439F">
        <w:rPr>
          <w:rFonts w:ascii="Arial" w:hAnsi="Arial" w:cs="Arial"/>
          <w:iCs/>
          <w:szCs w:val="22"/>
        </w:rPr>
        <w:t>.</w:t>
      </w:r>
    </w:p>
    <w:p w14:paraId="759E0C90" w14:textId="1911488E" w:rsidR="001A439F" w:rsidRPr="001A439F" w:rsidRDefault="001A439F">
      <w:pPr>
        <w:spacing w:after="0" w:line="240" w:lineRule="auto"/>
        <w:ind w:left="1" w:firstLine="359"/>
        <w:contextualSpacing/>
        <w:jc w:val="both"/>
        <w:rPr>
          <w:rFonts w:ascii="Arial" w:hAnsi="Arial" w:cs="Arial"/>
          <w:iCs/>
          <w:szCs w:val="22"/>
        </w:rPr>
      </w:pPr>
      <w:r w:rsidRPr="001A439F">
        <w:rPr>
          <w:rFonts w:ascii="Arial" w:hAnsi="Arial" w:cs="Arial"/>
          <w:iCs/>
          <w:szCs w:val="22"/>
        </w:rPr>
        <w:t>The software opens the following new research directions:</w:t>
      </w:r>
    </w:p>
    <w:p w14:paraId="4B54E054" w14:textId="77777777" w:rsidR="001A439F" w:rsidRPr="00BF738C" w:rsidRDefault="001A439F" w:rsidP="00BF738C">
      <w:pPr>
        <w:pStyle w:val="ac"/>
        <w:numPr>
          <w:ilvl w:val="0"/>
          <w:numId w:val="25"/>
        </w:numPr>
        <w:spacing w:after="0" w:line="240" w:lineRule="auto"/>
        <w:jc w:val="both"/>
        <w:rPr>
          <w:rFonts w:ascii="Arial" w:hAnsi="Arial" w:cs="Arial"/>
          <w:iCs/>
          <w:szCs w:val="22"/>
        </w:rPr>
      </w:pPr>
      <w:r w:rsidRPr="00BF738C">
        <w:rPr>
          <w:rFonts w:ascii="Arial" w:hAnsi="Arial" w:cs="Arial"/>
          <w:iCs/>
          <w:szCs w:val="22"/>
        </w:rPr>
        <w:lastRenderedPageBreak/>
        <w:t>Performance evaluation of physics-informed and purely data-driven hybrid models in transfer learning across different historic buildings (enabled by ULDM’s static metadata support);</w:t>
      </w:r>
    </w:p>
    <w:p w14:paraId="122EE5A3" w14:textId="77777777" w:rsidR="001A439F" w:rsidRPr="00BF738C" w:rsidRDefault="001A439F" w:rsidP="00BF738C">
      <w:pPr>
        <w:pStyle w:val="ac"/>
        <w:numPr>
          <w:ilvl w:val="0"/>
          <w:numId w:val="25"/>
        </w:numPr>
        <w:spacing w:after="0" w:line="240" w:lineRule="auto"/>
        <w:jc w:val="both"/>
        <w:rPr>
          <w:rFonts w:ascii="Arial" w:hAnsi="Arial" w:cs="Arial"/>
          <w:iCs/>
          <w:szCs w:val="22"/>
        </w:rPr>
      </w:pPr>
      <w:r w:rsidRPr="00BF738C">
        <w:rPr>
          <w:rFonts w:ascii="Arial" w:hAnsi="Arial" w:cs="Arial"/>
          <w:iCs/>
          <w:szCs w:val="22"/>
        </w:rPr>
        <w:t>Value of uncertainty-aware prediction models for early-warning decision-making in historic structures under climate change;</w:t>
      </w:r>
    </w:p>
    <w:p w14:paraId="3D6BCC46" w14:textId="095E30C1" w:rsidR="001A439F" w:rsidRPr="00BF738C" w:rsidRDefault="001A439F" w:rsidP="00BF738C">
      <w:pPr>
        <w:pStyle w:val="ac"/>
        <w:numPr>
          <w:ilvl w:val="0"/>
          <w:numId w:val="25"/>
        </w:numPr>
        <w:spacing w:after="0" w:line="240" w:lineRule="auto"/>
        <w:jc w:val="both"/>
        <w:rPr>
          <w:rFonts w:ascii="Arial" w:hAnsi="Arial" w:cs="Arial"/>
          <w:iCs/>
          <w:szCs w:val="22"/>
        </w:rPr>
      </w:pPr>
      <w:r w:rsidRPr="00BF738C">
        <w:rPr>
          <w:rFonts w:ascii="Arial" w:hAnsi="Arial" w:cs="Arial"/>
          <w:iCs/>
          <w:szCs w:val="22"/>
        </w:rPr>
        <w:t>Privacy-preserving and data-sharing potential of lightweight edge-deployment strategies in multi-institutional collaborative SHM of historic buildings.</w:t>
      </w:r>
    </w:p>
    <w:p w14:paraId="6B885EF6" w14:textId="77777777" w:rsidR="001A439F" w:rsidRPr="001A439F" w:rsidRDefault="001A439F" w:rsidP="001A439F">
      <w:pPr>
        <w:spacing w:after="0" w:line="240" w:lineRule="auto"/>
        <w:ind w:left="1" w:firstLine="359"/>
        <w:contextualSpacing/>
        <w:jc w:val="both"/>
        <w:rPr>
          <w:rFonts w:ascii="Arial" w:hAnsi="Arial" w:cs="Arial"/>
          <w:iCs/>
          <w:szCs w:val="22"/>
        </w:rPr>
      </w:pPr>
      <w:r w:rsidRPr="001A439F">
        <w:rPr>
          <w:rFonts w:ascii="Arial" w:hAnsi="Arial" w:cs="Arial"/>
          <w:iCs/>
          <w:szCs w:val="22"/>
        </w:rPr>
        <w:t xml:space="preserve">In daily practice, Predictive-SHM has been deployed in the real-time health monitoring and early-warning system of the </w:t>
      </w:r>
      <w:proofErr w:type="spellStart"/>
      <w:r w:rsidRPr="001A439F">
        <w:rPr>
          <w:rFonts w:ascii="Arial" w:hAnsi="Arial" w:cs="Arial"/>
          <w:iCs/>
          <w:szCs w:val="22"/>
        </w:rPr>
        <w:t>Yuhuang</w:t>
      </w:r>
      <w:proofErr w:type="spellEnd"/>
      <w:r w:rsidRPr="001A439F">
        <w:rPr>
          <w:rFonts w:ascii="Arial" w:hAnsi="Arial" w:cs="Arial"/>
          <w:iCs/>
          <w:szCs w:val="22"/>
        </w:rPr>
        <w:t xml:space="preserve"> Pavilion historic building in China. It replaces fragmented scripting workflows with a configuration-driven browser interface, reducing model testing and on-site diagnosis time from days to hours while enhancing visualization of prediction-versus-observation residuals. Its lightweight design (Python/Node.js backend with minimal dependencies) further lowers deployment barriers for remote historic sites.</w:t>
      </w:r>
    </w:p>
    <w:p w14:paraId="69AFF2C9" w14:textId="77777777" w:rsidR="001A439F" w:rsidRPr="001A439F" w:rsidRDefault="001A439F" w:rsidP="001A439F">
      <w:pPr>
        <w:spacing w:after="0" w:line="240" w:lineRule="auto"/>
        <w:ind w:left="1" w:firstLine="359"/>
        <w:contextualSpacing/>
        <w:jc w:val="both"/>
        <w:rPr>
          <w:rFonts w:ascii="Arial" w:hAnsi="Arial" w:cs="Arial"/>
          <w:iCs/>
          <w:szCs w:val="22"/>
        </w:rPr>
      </w:pPr>
      <w:r w:rsidRPr="001A439F">
        <w:rPr>
          <w:rFonts w:ascii="Arial" w:hAnsi="Arial" w:cs="Arial"/>
          <w:iCs/>
          <w:szCs w:val="22"/>
        </w:rPr>
        <w:t xml:space="preserve">Although recently released (v1.0), the software is currently primarily used for the real-time monitoring of </w:t>
      </w:r>
      <w:proofErr w:type="spellStart"/>
      <w:r w:rsidRPr="001A439F">
        <w:rPr>
          <w:rFonts w:ascii="Arial" w:hAnsi="Arial" w:cs="Arial"/>
          <w:iCs/>
          <w:szCs w:val="22"/>
        </w:rPr>
        <w:t>Yuhuang</w:t>
      </w:r>
      <w:proofErr w:type="spellEnd"/>
      <w:r w:rsidRPr="001A439F">
        <w:rPr>
          <w:rFonts w:ascii="Arial" w:hAnsi="Arial" w:cs="Arial"/>
          <w:iCs/>
          <w:szCs w:val="22"/>
        </w:rPr>
        <w:t xml:space="preserve"> Pavilion, with GitHub metrics showing steady growth. The MIT license and modular architecture lay a solid foundation for future expansion into additional engineering validation projects, academic collaborations, and potential industrial applications.</w:t>
      </w:r>
    </w:p>
    <w:p w14:paraId="49B1E1B1" w14:textId="1E01E6C2" w:rsidR="001A439F" w:rsidRDefault="001A439F" w:rsidP="001A439F">
      <w:pPr>
        <w:spacing w:after="0" w:line="240" w:lineRule="auto"/>
        <w:ind w:left="1" w:firstLine="359"/>
        <w:contextualSpacing/>
        <w:jc w:val="both"/>
        <w:rPr>
          <w:rFonts w:ascii="Arial" w:hAnsi="Arial" w:cs="Arial"/>
          <w:iCs/>
          <w:szCs w:val="22"/>
        </w:rPr>
      </w:pPr>
      <w:r w:rsidRPr="001A439F">
        <w:rPr>
          <w:rFonts w:ascii="Arial" w:hAnsi="Arial" w:cs="Arial"/>
          <w:iCs/>
          <w:szCs w:val="22"/>
        </w:rPr>
        <w:t>Predictive-SHM contributes to the transformation of SHM toward open, reproducible, and community-driven tools, promoting fair model comparison, rapid knowledge transfer, and improved infrastructure risk management in resource-constrained settings.</w:t>
      </w:r>
    </w:p>
    <w:p w14:paraId="6077F737" w14:textId="77777777" w:rsidR="0003483D" w:rsidRPr="00FC6B88" w:rsidRDefault="00657B03" w:rsidP="001E3522">
      <w:pPr>
        <w:pStyle w:val="1"/>
        <w:numPr>
          <w:ilvl w:val="0"/>
          <w:numId w:val="1"/>
        </w:numPr>
        <w:spacing w:before="0" w:line="240" w:lineRule="auto"/>
        <w:ind w:hanging="359"/>
        <w:contextualSpacing/>
        <w:rPr>
          <w:rFonts w:ascii="Arial" w:eastAsia="Calibri" w:hAnsi="Arial" w:cs="Arial"/>
          <w:iCs/>
          <w:sz w:val="22"/>
          <w:szCs w:val="22"/>
        </w:rPr>
      </w:pPr>
      <w:bookmarkStart w:id="183" w:name="_Toc224732148"/>
      <w:bookmarkStart w:id="184" w:name="_Toc224732184"/>
      <w:bookmarkStart w:id="185" w:name="_Toc224732288"/>
      <w:bookmarkStart w:id="186" w:name="_Toc224732289"/>
      <w:bookmarkStart w:id="187" w:name="_Hlk224732505"/>
      <w:bookmarkEnd w:id="183"/>
      <w:bookmarkEnd w:id="184"/>
      <w:bookmarkEnd w:id="185"/>
      <w:r w:rsidRPr="00FC6B88">
        <w:rPr>
          <w:rFonts w:ascii="Arial" w:eastAsia="Calibri" w:hAnsi="Arial" w:cs="Arial"/>
          <w:iCs/>
          <w:sz w:val="22"/>
          <w:szCs w:val="22"/>
        </w:rPr>
        <w:t>Conclusions</w:t>
      </w:r>
      <w:bookmarkEnd w:id="186"/>
    </w:p>
    <w:bookmarkEnd w:id="187"/>
    <w:p w14:paraId="00552809" w14:textId="53D5FEF0" w:rsidR="00B40A22" w:rsidRPr="001F4A1A" w:rsidRDefault="001F4A1A" w:rsidP="00173834">
      <w:pPr>
        <w:spacing w:after="0" w:line="240" w:lineRule="auto"/>
        <w:ind w:firstLine="360"/>
        <w:jc w:val="both"/>
        <w:rPr>
          <w:rFonts w:ascii="Arial" w:hAnsi="Arial" w:cs="Arial"/>
          <w:iCs/>
          <w:szCs w:val="22"/>
        </w:rPr>
      </w:pPr>
      <w:r w:rsidRPr="001F4A1A">
        <w:rPr>
          <w:rFonts w:ascii="Arial" w:hAnsi="Arial" w:cs="Arial"/>
          <w:iCs/>
          <w:szCs w:val="22"/>
        </w:rPr>
        <w:t>Predictive-SHM provides a lightweight and extensible structural health monitoring and time-series prediction toolkit. Its differentiated features—simple deployment, modular integration, reproducible end-to-end workflow, and standardized interfaces—make it suitable for monitoring historic buildings, bridges, tunnels, and other engineering structures as well as for scientific research and teaching applications. As an open-source platform, it enables rapid replication, model switching, and customization while maintaining a stable core, thereby facilitating continuous community-driven evolution.</w:t>
      </w:r>
    </w:p>
    <w:p w14:paraId="6A086CB7" w14:textId="4C0EE69B" w:rsidR="00094455" w:rsidRPr="00883C55" w:rsidRDefault="00094455" w:rsidP="00094455">
      <w:pPr>
        <w:spacing w:after="0" w:line="240" w:lineRule="auto"/>
        <w:rPr>
          <w:rFonts w:ascii="Arial" w:eastAsia="Times New Roman" w:hAnsi="Arial" w:cs="Arial"/>
          <w:b/>
          <w:szCs w:val="22"/>
          <w:lang w:val="en"/>
        </w:rPr>
      </w:pPr>
      <w:r w:rsidRPr="00883C55">
        <w:rPr>
          <w:rFonts w:ascii="Arial" w:eastAsia="Times New Roman" w:hAnsi="Arial" w:cs="Arial"/>
          <w:b/>
          <w:szCs w:val="22"/>
          <w:lang w:val="en"/>
        </w:rPr>
        <w:t xml:space="preserve">Acknowledgements </w:t>
      </w:r>
    </w:p>
    <w:p w14:paraId="14D333A3" w14:textId="53990359" w:rsidR="00B40A22" w:rsidRPr="00883C55" w:rsidRDefault="00094455" w:rsidP="00173834">
      <w:pPr>
        <w:spacing w:after="0" w:line="240" w:lineRule="auto"/>
        <w:ind w:firstLineChars="200" w:firstLine="440"/>
        <w:jc w:val="both"/>
      </w:pPr>
      <w:r w:rsidRPr="00BF738C">
        <w:rPr>
          <w:rFonts w:ascii="Arial" w:hAnsi="Arial" w:cs="Arial"/>
          <w:bCs/>
          <w:szCs w:val="22"/>
        </w:rPr>
        <w:t xml:space="preserve">The authors thank all members of the research group for their support in system development and manuscript preparation. This work was supported by the </w:t>
      </w:r>
      <w:r w:rsidR="00C40F76" w:rsidRPr="00C40F76">
        <w:rPr>
          <w:rFonts w:ascii="Arial" w:hAnsi="Arial" w:cs="Arial"/>
          <w:bCs/>
          <w:szCs w:val="22"/>
        </w:rPr>
        <w:t>National Key Research and Development Program of China</w:t>
      </w:r>
      <w:r w:rsidR="00C40F76">
        <w:rPr>
          <w:rFonts w:ascii="Arial" w:hAnsi="Arial" w:cs="Arial"/>
          <w:bCs/>
          <w:szCs w:val="22"/>
        </w:rPr>
        <w:t xml:space="preserve"> </w:t>
      </w:r>
      <w:r w:rsidRPr="00BF738C">
        <w:rPr>
          <w:rFonts w:ascii="Arial" w:hAnsi="Arial" w:cs="Arial"/>
          <w:bCs/>
          <w:szCs w:val="22"/>
        </w:rPr>
        <w:t>(</w:t>
      </w:r>
      <w:r w:rsidR="00C40F76">
        <w:rPr>
          <w:rFonts w:ascii="Arial" w:hAnsi="Arial" w:cs="Arial"/>
          <w:bCs/>
          <w:szCs w:val="22"/>
        </w:rPr>
        <w:t xml:space="preserve">No. </w:t>
      </w:r>
      <w:r w:rsidRPr="00BF738C">
        <w:rPr>
          <w:rFonts w:ascii="Arial" w:hAnsi="Arial" w:cs="Arial"/>
          <w:bCs/>
          <w:szCs w:val="22"/>
        </w:rPr>
        <w:t>2023YFC3805203) and the National Natural Science Foundation of China (</w:t>
      </w:r>
      <w:r w:rsidR="00C40F76">
        <w:rPr>
          <w:rFonts w:ascii="Arial" w:hAnsi="Arial" w:cs="Arial"/>
          <w:bCs/>
          <w:szCs w:val="22"/>
        </w:rPr>
        <w:t xml:space="preserve">No. </w:t>
      </w:r>
      <w:r w:rsidRPr="00BF738C">
        <w:rPr>
          <w:rFonts w:ascii="Arial" w:hAnsi="Arial" w:cs="Arial"/>
          <w:bCs/>
          <w:szCs w:val="22"/>
        </w:rPr>
        <w:t>52378544, 52378543).</w:t>
      </w:r>
    </w:p>
    <w:p w14:paraId="62FE8705" w14:textId="3B3D771E" w:rsidR="008E3FC5" w:rsidRPr="00883C55" w:rsidRDefault="00657B03">
      <w:pPr>
        <w:pStyle w:val="1"/>
        <w:spacing w:before="0" w:line="240" w:lineRule="auto"/>
        <w:rPr>
          <w:rFonts w:ascii="Arial" w:eastAsia="Calibri" w:hAnsi="Arial" w:cs="Arial"/>
          <w:iCs/>
          <w:sz w:val="22"/>
          <w:szCs w:val="22"/>
        </w:rPr>
      </w:pPr>
      <w:bookmarkStart w:id="188" w:name="_Toc224732290"/>
      <w:bookmarkStart w:id="189" w:name="_Hlk76743319"/>
      <w:r w:rsidRPr="00883C55">
        <w:rPr>
          <w:rFonts w:ascii="Arial" w:eastAsia="Calibri" w:hAnsi="Arial" w:cs="Arial"/>
          <w:iCs/>
          <w:sz w:val="22"/>
          <w:szCs w:val="22"/>
        </w:rPr>
        <w:t>References</w:t>
      </w:r>
      <w:bookmarkEnd w:id="188"/>
      <w:r w:rsidRPr="00883C55">
        <w:rPr>
          <w:rFonts w:ascii="Arial" w:eastAsia="Calibri" w:hAnsi="Arial" w:cs="Arial"/>
          <w:iCs/>
          <w:sz w:val="22"/>
          <w:szCs w:val="22"/>
        </w:rPr>
        <w:t xml:space="preserve"> </w:t>
      </w:r>
      <w:r w:rsidR="0057428A">
        <w:rPr>
          <w:rFonts w:ascii="Arial" w:eastAsia="Calibri" w:hAnsi="Arial" w:cs="Arial"/>
          <w:iCs/>
          <w:sz w:val="22"/>
          <w:szCs w:val="22"/>
        </w:rPr>
        <w:br/>
      </w:r>
    </w:p>
    <w:bookmarkEnd w:id="189"/>
    <w:p w14:paraId="57681EE9" w14:textId="72FDCE1F" w:rsidR="001F4A1A" w:rsidRPr="00BF738C" w:rsidRDefault="001F4A1A" w:rsidP="00173834">
      <w:pPr>
        <w:pStyle w:val="ac"/>
        <w:numPr>
          <w:ilvl w:val="0"/>
          <w:numId w:val="26"/>
        </w:numPr>
        <w:spacing w:after="0" w:line="240" w:lineRule="auto"/>
        <w:jc w:val="both"/>
        <w:rPr>
          <w:rFonts w:ascii="Arial" w:hAnsi="Arial" w:cs="Arial"/>
          <w:bCs/>
          <w:iCs/>
        </w:rPr>
      </w:pPr>
      <w:r w:rsidRPr="00BF738C">
        <w:rPr>
          <w:rFonts w:ascii="Arial" w:hAnsi="Arial" w:cs="Arial"/>
          <w:bCs/>
          <w:iCs/>
        </w:rPr>
        <w:t>S. Sony, K. Dunphy, A. Sadhu, J. Lardner, A systematic review of convolutional neural network-based structural health monitoring methods, Smart Mater. Struct. 30 (2021) 043002. https://doi.org/10.1088/1361-665X/abe4d6.</w:t>
      </w:r>
    </w:p>
    <w:p w14:paraId="5076C11C" w14:textId="0DD9716D" w:rsidR="001F4A1A" w:rsidRPr="00BF738C" w:rsidRDefault="001F4A1A">
      <w:pPr>
        <w:pStyle w:val="ac"/>
        <w:numPr>
          <w:ilvl w:val="0"/>
          <w:numId w:val="26"/>
        </w:numPr>
        <w:wordWrap w:val="0"/>
        <w:spacing w:after="0" w:line="240" w:lineRule="auto"/>
        <w:jc w:val="both"/>
        <w:rPr>
          <w:rFonts w:ascii="Arial" w:hAnsi="Arial" w:cs="Arial"/>
          <w:bCs/>
          <w:iCs/>
        </w:rPr>
      </w:pPr>
      <w:r w:rsidRPr="00BF738C">
        <w:rPr>
          <w:rFonts w:ascii="Arial" w:hAnsi="Arial" w:cs="Arial"/>
          <w:bCs/>
          <w:iCs/>
        </w:rPr>
        <w:t>C.R. Farrar, K. Worden, Structural Health Monitoring: A Machine Learning Perspective, John Wiley &amp; Sons, Chichester, UK, 2012.</w:t>
      </w:r>
    </w:p>
    <w:p w14:paraId="76DB41A9" w14:textId="69E1274E" w:rsidR="001F4A1A" w:rsidRPr="00BF738C" w:rsidRDefault="001F4A1A">
      <w:pPr>
        <w:pStyle w:val="ac"/>
        <w:numPr>
          <w:ilvl w:val="0"/>
          <w:numId w:val="26"/>
        </w:numPr>
        <w:wordWrap w:val="0"/>
        <w:spacing w:after="0" w:line="240" w:lineRule="auto"/>
        <w:jc w:val="both"/>
        <w:rPr>
          <w:rFonts w:ascii="Arial" w:hAnsi="Arial" w:cs="Arial"/>
          <w:bCs/>
          <w:iCs/>
        </w:rPr>
      </w:pPr>
      <w:r w:rsidRPr="00BF738C">
        <w:rPr>
          <w:rFonts w:ascii="Arial" w:hAnsi="Arial" w:cs="Arial"/>
          <w:bCs/>
          <w:iCs/>
        </w:rPr>
        <w:t xml:space="preserve">M.Z. </w:t>
      </w:r>
      <w:proofErr w:type="spellStart"/>
      <w:r w:rsidRPr="00BF738C">
        <w:rPr>
          <w:rFonts w:ascii="Arial" w:hAnsi="Arial" w:cs="Arial"/>
          <w:bCs/>
          <w:iCs/>
        </w:rPr>
        <w:t>Guglielmetti</w:t>
      </w:r>
      <w:proofErr w:type="spellEnd"/>
      <w:r w:rsidRPr="00BF738C">
        <w:rPr>
          <w:rFonts w:ascii="Arial" w:hAnsi="Arial" w:cs="Arial"/>
          <w:bCs/>
          <w:iCs/>
        </w:rPr>
        <w:t xml:space="preserve">, J.W. Berman, Challenges in the deployment of structural health monitoring systems for infrastructure management, Struct. Control Health </w:t>
      </w:r>
      <w:proofErr w:type="spellStart"/>
      <w:r w:rsidRPr="00BF738C">
        <w:rPr>
          <w:rFonts w:ascii="Arial" w:hAnsi="Arial" w:cs="Arial"/>
          <w:bCs/>
          <w:iCs/>
        </w:rPr>
        <w:t>Monit</w:t>
      </w:r>
      <w:proofErr w:type="spellEnd"/>
      <w:r w:rsidRPr="00BF738C">
        <w:rPr>
          <w:rFonts w:ascii="Arial" w:hAnsi="Arial" w:cs="Arial"/>
          <w:bCs/>
          <w:iCs/>
        </w:rPr>
        <w:t>. 28 (2021) e2733. https://doi.org/10.1002/stc.2733.</w:t>
      </w:r>
    </w:p>
    <w:p w14:paraId="5472DF36" w14:textId="7DADCAD3" w:rsidR="001F4A1A" w:rsidRPr="00BF738C" w:rsidRDefault="001F4A1A">
      <w:pPr>
        <w:pStyle w:val="ac"/>
        <w:numPr>
          <w:ilvl w:val="0"/>
          <w:numId w:val="26"/>
        </w:numPr>
        <w:wordWrap w:val="0"/>
        <w:spacing w:after="0" w:line="240" w:lineRule="auto"/>
        <w:jc w:val="both"/>
        <w:rPr>
          <w:rFonts w:ascii="Arial" w:hAnsi="Arial" w:cs="Arial"/>
          <w:bCs/>
          <w:iCs/>
        </w:rPr>
      </w:pPr>
      <w:r w:rsidRPr="00BF738C">
        <w:rPr>
          <w:rFonts w:ascii="Arial" w:hAnsi="Arial" w:cs="Arial"/>
          <w:bCs/>
          <w:iCs/>
        </w:rPr>
        <w:t xml:space="preserve">J.P. Lynch, K.J. </w:t>
      </w:r>
      <w:proofErr w:type="spellStart"/>
      <w:r w:rsidRPr="00BF738C">
        <w:rPr>
          <w:rFonts w:ascii="Arial" w:hAnsi="Arial" w:cs="Arial"/>
          <w:bCs/>
          <w:iCs/>
        </w:rPr>
        <w:t>Loh</w:t>
      </w:r>
      <w:proofErr w:type="spellEnd"/>
      <w:r w:rsidRPr="00BF738C">
        <w:rPr>
          <w:rFonts w:ascii="Arial" w:hAnsi="Arial" w:cs="Arial"/>
          <w:bCs/>
          <w:iCs/>
        </w:rPr>
        <w:t xml:space="preserve">, A summary review of wireless sensors and sensor networks for structural health monitoring, Shock </w:t>
      </w:r>
      <w:proofErr w:type="spellStart"/>
      <w:r w:rsidRPr="00BF738C">
        <w:rPr>
          <w:rFonts w:ascii="Arial" w:hAnsi="Arial" w:cs="Arial"/>
          <w:bCs/>
          <w:iCs/>
        </w:rPr>
        <w:t>Vib</w:t>
      </w:r>
      <w:proofErr w:type="spellEnd"/>
      <w:r w:rsidRPr="00BF738C">
        <w:rPr>
          <w:rFonts w:ascii="Arial" w:hAnsi="Arial" w:cs="Arial"/>
          <w:bCs/>
          <w:iCs/>
        </w:rPr>
        <w:t>. Dig. 38 (2006) 91–130.</w:t>
      </w:r>
    </w:p>
    <w:p w14:paraId="55EA0D55" w14:textId="0F4B0BA6" w:rsidR="001F4A1A" w:rsidRPr="00BF738C" w:rsidRDefault="001F4A1A">
      <w:pPr>
        <w:pStyle w:val="ac"/>
        <w:numPr>
          <w:ilvl w:val="0"/>
          <w:numId w:val="26"/>
        </w:numPr>
        <w:wordWrap w:val="0"/>
        <w:spacing w:after="0" w:line="240" w:lineRule="auto"/>
        <w:jc w:val="both"/>
        <w:rPr>
          <w:rFonts w:ascii="Arial" w:hAnsi="Arial" w:cs="Arial"/>
          <w:bCs/>
          <w:iCs/>
        </w:rPr>
      </w:pPr>
      <w:r w:rsidRPr="00BF738C">
        <w:rPr>
          <w:rFonts w:ascii="Arial" w:hAnsi="Arial" w:cs="Arial"/>
          <w:bCs/>
          <w:iCs/>
        </w:rPr>
        <w:t xml:space="preserve">L. Sun, Z. Shang, Y. Xia, S. </w:t>
      </w:r>
      <w:proofErr w:type="spellStart"/>
      <w:r w:rsidRPr="00BF738C">
        <w:rPr>
          <w:rFonts w:ascii="Arial" w:hAnsi="Arial" w:cs="Arial"/>
          <w:bCs/>
          <w:iCs/>
        </w:rPr>
        <w:t>Bhowmick</w:t>
      </w:r>
      <w:proofErr w:type="spellEnd"/>
      <w:r w:rsidRPr="00BF738C">
        <w:rPr>
          <w:rFonts w:ascii="Arial" w:hAnsi="Arial" w:cs="Arial"/>
          <w:bCs/>
          <w:iCs/>
        </w:rPr>
        <w:t xml:space="preserve">, S. </w:t>
      </w:r>
      <w:proofErr w:type="spellStart"/>
      <w:r w:rsidRPr="00BF738C">
        <w:rPr>
          <w:rFonts w:ascii="Arial" w:hAnsi="Arial" w:cs="Arial"/>
          <w:bCs/>
          <w:iCs/>
        </w:rPr>
        <w:t>Nagarajaiah</w:t>
      </w:r>
      <w:proofErr w:type="spellEnd"/>
      <w:r w:rsidRPr="00BF738C">
        <w:rPr>
          <w:rFonts w:ascii="Arial" w:hAnsi="Arial" w:cs="Arial"/>
          <w:bCs/>
          <w:iCs/>
        </w:rPr>
        <w:t>, Review of bridge structural health monitoring aided by big data and artificial intelligence: From condition assessment to damage detection, J. Struct. Eng. 146 (2020) 04020073.</w:t>
      </w:r>
    </w:p>
    <w:p w14:paraId="0F0E533E" w14:textId="4D0A90AF" w:rsidR="001F4A1A" w:rsidRPr="00BF738C" w:rsidRDefault="001F4A1A">
      <w:pPr>
        <w:pStyle w:val="ac"/>
        <w:numPr>
          <w:ilvl w:val="0"/>
          <w:numId w:val="26"/>
        </w:numPr>
        <w:wordWrap w:val="0"/>
        <w:spacing w:after="0" w:line="240" w:lineRule="auto"/>
        <w:jc w:val="both"/>
        <w:rPr>
          <w:rFonts w:ascii="Arial" w:hAnsi="Arial" w:cs="Arial"/>
          <w:bCs/>
          <w:iCs/>
        </w:rPr>
      </w:pPr>
      <w:r w:rsidRPr="00BF738C">
        <w:rPr>
          <w:rFonts w:ascii="Arial" w:hAnsi="Arial" w:cs="Arial"/>
          <w:bCs/>
          <w:iCs/>
        </w:rPr>
        <w:t xml:space="preserve">G. De </w:t>
      </w:r>
      <w:proofErr w:type="spellStart"/>
      <w:r w:rsidRPr="00BF738C">
        <w:rPr>
          <w:rFonts w:ascii="Arial" w:hAnsi="Arial" w:cs="Arial"/>
          <w:bCs/>
          <w:iCs/>
        </w:rPr>
        <w:t>Matteis</w:t>
      </w:r>
      <w:proofErr w:type="spellEnd"/>
      <w:r w:rsidRPr="00BF738C">
        <w:rPr>
          <w:rFonts w:ascii="Arial" w:hAnsi="Arial" w:cs="Arial"/>
          <w:bCs/>
          <w:iCs/>
        </w:rPr>
        <w:t xml:space="preserve">, L. </w:t>
      </w:r>
      <w:proofErr w:type="spellStart"/>
      <w:r w:rsidRPr="00BF738C">
        <w:rPr>
          <w:rFonts w:ascii="Arial" w:hAnsi="Arial" w:cs="Arial"/>
          <w:bCs/>
          <w:iCs/>
        </w:rPr>
        <w:t>Cascini</w:t>
      </w:r>
      <w:proofErr w:type="spellEnd"/>
      <w:r w:rsidRPr="00BF738C">
        <w:rPr>
          <w:rFonts w:ascii="Arial" w:hAnsi="Arial" w:cs="Arial"/>
          <w:bCs/>
          <w:iCs/>
        </w:rPr>
        <w:t xml:space="preserve">, F. </w:t>
      </w:r>
      <w:proofErr w:type="spellStart"/>
      <w:r w:rsidRPr="00BF738C">
        <w:rPr>
          <w:rFonts w:ascii="Arial" w:hAnsi="Arial" w:cs="Arial"/>
          <w:bCs/>
          <w:iCs/>
        </w:rPr>
        <w:t>Giannino</w:t>
      </w:r>
      <w:proofErr w:type="spellEnd"/>
      <w:r w:rsidRPr="00BF738C">
        <w:rPr>
          <w:rFonts w:ascii="Arial" w:hAnsi="Arial" w:cs="Arial"/>
          <w:bCs/>
          <w:iCs/>
        </w:rPr>
        <w:t xml:space="preserve">, Integrated monitoring of historical structures: the case of the Santa Maria di </w:t>
      </w:r>
      <w:proofErr w:type="spellStart"/>
      <w:r w:rsidRPr="00BF738C">
        <w:rPr>
          <w:rFonts w:ascii="Arial" w:hAnsi="Arial" w:cs="Arial"/>
          <w:bCs/>
          <w:iCs/>
        </w:rPr>
        <w:t>Collemaggio</w:t>
      </w:r>
      <w:proofErr w:type="spellEnd"/>
      <w:r w:rsidRPr="00BF738C">
        <w:rPr>
          <w:rFonts w:ascii="Arial" w:hAnsi="Arial" w:cs="Arial"/>
          <w:bCs/>
          <w:iCs/>
        </w:rPr>
        <w:t xml:space="preserve"> Basilica, J. Civil Struct. Health </w:t>
      </w:r>
      <w:proofErr w:type="spellStart"/>
      <w:r w:rsidRPr="00BF738C">
        <w:rPr>
          <w:rFonts w:ascii="Arial" w:hAnsi="Arial" w:cs="Arial"/>
          <w:bCs/>
          <w:iCs/>
        </w:rPr>
        <w:t>Monit</w:t>
      </w:r>
      <w:proofErr w:type="spellEnd"/>
      <w:r w:rsidRPr="00BF738C">
        <w:rPr>
          <w:rFonts w:ascii="Arial" w:hAnsi="Arial" w:cs="Arial"/>
          <w:bCs/>
          <w:iCs/>
        </w:rPr>
        <w:t>. 11 (2021) 1243–1260. https://doi.org/10.1007/s13349-021-00508-3.</w:t>
      </w:r>
    </w:p>
    <w:p w14:paraId="339C3170" w14:textId="295D57F3" w:rsidR="001F4A1A" w:rsidRPr="00BF738C" w:rsidRDefault="001F4A1A">
      <w:pPr>
        <w:pStyle w:val="ac"/>
        <w:numPr>
          <w:ilvl w:val="0"/>
          <w:numId w:val="26"/>
        </w:numPr>
        <w:wordWrap w:val="0"/>
        <w:spacing w:after="0" w:line="240" w:lineRule="auto"/>
        <w:jc w:val="both"/>
        <w:rPr>
          <w:rFonts w:ascii="Arial" w:hAnsi="Arial" w:cs="Arial"/>
          <w:bCs/>
          <w:iCs/>
        </w:rPr>
      </w:pPr>
      <w:r w:rsidRPr="00BF738C">
        <w:rPr>
          <w:rFonts w:ascii="Arial" w:hAnsi="Arial" w:cs="Arial"/>
          <w:bCs/>
          <w:iCs/>
        </w:rPr>
        <w:lastRenderedPageBreak/>
        <w:t xml:space="preserve">J. Hou, M. </w:t>
      </w:r>
      <w:proofErr w:type="spellStart"/>
      <w:r w:rsidRPr="00BF738C">
        <w:rPr>
          <w:rFonts w:ascii="Arial" w:hAnsi="Arial" w:cs="Arial"/>
          <w:bCs/>
          <w:iCs/>
        </w:rPr>
        <w:t>Lukacova</w:t>
      </w:r>
      <w:proofErr w:type="spellEnd"/>
      <w:r w:rsidRPr="00BF738C">
        <w:rPr>
          <w:rFonts w:ascii="Arial" w:hAnsi="Arial" w:cs="Arial"/>
          <w:bCs/>
          <w:iCs/>
        </w:rPr>
        <w:t xml:space="preserve">, R.P. Singh, Open-source software for real-time environmental and structural monitoring: A review of current trends, </w:t>
      </w:r>
      <w:proofErr w:type="spellStart"/>
      <w:r w:rsidRPr="00BF738C">
        <w:rPr>
          <w:rFonts w:ascii="Arial" w:hAnsi="Arial" w:cs="Arial"/>
          <w:bCs/>
          <w:iCs/>
        </w:rPr>
        <w:t>Softw</w:t>
      </w:r>
      <w:proofErr w:type="spellEnd"/>
      <w:r w:rsidRPr="00BF738C">
        <w:rPr>
          <w:rFonts w:ascii="Arial" w:hAnsi="Arial" w:cs="Arial"/>
          <w:bCs/>
          <w:iCs/>
        </w:rPr>
        <w:t xml:space="preserve">. </w:t>
      </w:r>
      <w:proofErr w:type="spellStart"/>
      <w:r w:rsidRPr="00BF738C">
        <w:rPr>
          <w:rFonts w:ascii="Arial" w:hAnsi="Arial" w:cs="Arial"/>
          <w:bCs/>
          <w:iCs/>
        </w:rPr>
        <w:t>Pract</w:t>
      </w:r>
      <w:proofErr w:type="spellEnd"/>
      <w:r w:rsidRPr="00BF738C">
        <w:rPr>
          <w:rFonts w:ascii="Arial" w:hAnsi="Arial" w:cs="Arial"/>
          <w:bCs/>
          <w:iCs/>
        </w:rPr>
        <w:t>. Exp. 53 (2023) 412-435.</w:t>
      </w:r>
    </w:p>
    <w:p w14:paraId="0A216D35" w14:textId="7D03DEF7" w:rsidR="001F4A1A" w:rsidRPr="00BF738C" w:rsidRDefault="001F4A1A">
      <w:pPr>
        <w:pStyle w:val="ac"/>
        <w:numPr>
          <w:ilvl w:val="0"/>
          <w:numId w:val="26"/>
        </w:numPr>
        <w:wordWrap w:val="0"/>
        <w:spacing w:after="0" w:line="240" w:lineRule="auto"/>
        <w:jc w:val="both"/>
        <w:rPr>
          <w:rFonts w:ascii="Arial" w:hAnsi="Arial" w:cs="Arial"/>
          <w:bCs/>
          <w:iCs/>
        </w:rPr>
      </w:pPr>
      <w:r w:rsidRPr="00BF738C">
        <w:rPr>
          <w:rFonts w:ascii="Arial" w:hAnsi="Arial" w:cs="Arial"/>
          <w:bCs/>
          <w:iCs/>
        </w:rPr>
        <w:t xml:space="preserve">D.L. </w:t>
      </w:r>
      <w:proofErr w:type="spellStart"/>
      <w:r w:rsidRPr="00BF738C">
        <w:rPr>
          <w:rFonts w:ascii="Arial" w:hAnsi="Arial" w:cs="Arial"/>
          <w:bCs/>
          <w:iCs/>
        </w:rPr>
        <w:t>Parnas</w:t>
      </w:r>
      <w:proofErr w:type="spellEnd"/>
      <w:r w:rsidRPr="00BF738C">
        <w:rPr>
          <w:rFonts w:ascii="Arial" w:hAnsi="Arial" w:cs="Arial"/>
          <w:bCs/>
          <w:iCs/>
        </w:rPr>
        <w:t xml:space="preserve">, On the criteria to be used in decomposing systems into modules, </w:t>
      </w:r>
      <w:proofErr w:type="spellStart"/>
      <w:r w:rsidRPr="00BF738C">
        <w:rPr>
          <w:rFonts w:ascii="Arial" w:hAnsi="Arial" w:cs="Arial"/>
          <w:bCs/>
          <w:iCs/>
        </w:rPr>
        <w:t>Commun</w:t>
      </w:r>
      <w:proofErr w:type="spellEnd"/>
      <w:r w:rsidRPr="00BF738C">
        <w:rPr>
          <w:rFonts w:ascii="Arial" w:hAnsi="Arial" w:cs="Arial"/>
          <w:bCs/>
          <w:iCs/>
        </w:rPr>
        <w:t>. ACM 15 (12) (1972) 1053–1058.</w:t>
      </w:r>
    </w:p>
    <w:p w14:paraId="3F6743B9" w14:textId="188D93D5" w:rsidR="001F4A1A" w:rsidRPr="00BF738C" w:rsidRDefault="001F4A1A">
      <w:pPr>
        <w:pStyle w:val="ac"/>
        <w:numPr>
          <w:ilvl w:val="0"/>
          <w:numId w:val="26"/>
        </w:numPr>
        <w:wordWrap w:val="0"/>
        <w:spacing w:after="0" w:line="240" w:lineRule="auto"/>
        <w:jc w:val="both"/>
        <w:rPr>
          <w:rFonts w:ascii="Arial" w:hAnsi="Arial" w:cs="Arial"/>
          <w:bCs/>
          <w:iCs/>
        </w:rPr>
      </w:pPr>
      <w:r w:rsidRPr="00BF738C">
        <w:rPr>
          <w:rFonts w:ascii="Arial" w:hAnsi="Arial" w:cs="Arial"/>
          <w:bCs/>
          <w:iCs/>
        </w:rPr>
        <w:t>Y. Sheng et al., S-</w:t>
      </w:r>
      <w:proofErr w:type="spellStart"/>
      <w:r w:rsidRPr="00BF738C">
        <w:rPr>
          <w:rFonts w:ascii="Arial" w:hAnsi="Arial" w:cs="Arial"/>
          <w:bCs/>
          <w:iCs/>
        </w:rPr>
        <w:t>LoRA</w:t>
      </w:r>
      <w:proofErr w:type="spellEnd"/>
      <w:r w:rsidRPr="00BF738C">
        <w:rPr>
          <w:rFonts w:ascii="Arial" w:hAnsi="Arial" w:cs="Arial"/>
          <w:bCs/>
          <w:iCs/>
        </w:rPr>
        <w:t xml:space="preserve">: Serving Thousands of Concurrent </w:t>
      </w:r>
      <w:proofErr w:type="spellStart"/>
      <w:r w:rsidRPr="00BF738C">
        <w:rPr>
          <w:rFonts w:ascii="Arial" w:hAnsi="Arial" w:cs="Arial"/>
          <w:bCs/>
          <w:iCs/>
        </w:rPr>
        <w:t>LoRA</w:t>
      </w:r>
      <w:proofErr w:type="spellEnd"/>
      <w:r w:rsidRPr="00BF738C">
        <w:rPr>
          <w:rFonts w:ascii="Arial" w:hAnsi="Arial" w:cs="Arial"/>
          <w:bCs/>
          <w:iCs/>
        </w:rPr>
        <w:t xml:space="preserve"> Adapters, arXiv:2311.03285 (2023). https://doi.org/10.48550/arXiv.2311.03285.</w:t>
      </w:r>
    </w:p>
    <w:p w14:paraId="457321B2" w14:textId="0A6D0DA7" w:rsidR="00883C55" w:rsidRPr="00BF738C" w:rsidRDefault="001F4A1A">
      <w:pPr>
        <w:pStyle w:val="ac"/>
        <w:numPr>
          <w:ilvl w:val="0"/>
          <w:numId w:val="26"/>
        </w:numPr>
        <w:wordWrap w:val="0"/>
        <w:spacing w:after="0" w:line="240" w:lineRule="auto"/>
        <w:jc w:val="both"/>
        <w:rPr>
          <w:bCs/>
          <w:iCs/>
          <w:lang w:val="en-US"/>
        </w:rPr>
      </w:pPr>
      <w:r w:rsidRPr="00BF738C">
        <w:rPr>
          <w:rFonts w:ascii="Arial" w:hAnsi="Arial" w:cs="Arial"/>
          <w:bCs/>
          <w:iCs/>
        </w:rPr>
        <w:t>Y. Yang et al., MTL-</w:t>
      </w:r>
      <w:proofErr w:type="spellStart"/>
      <w:r w:rsidRPr="00BF738C">
        <w:rPr>
          <w:rFonts w:ascii="Arial" w:hAnsi="Arial" w:cs="Arial"/>
          <w:bCs/>
          <w:iCs/>
        </w:rPr>
        <w:t>LoRA</w:t>
      </w:r>
      <w:proofErr w:type="spellEnd"/>
      <w:r w:rsidRPr="00BF738C">
        <w:rPr>
          <w:rFonts w:ascii="Arial" w:hAnsi="Arial" w:cs="Arial"/>
          <w:bCs/>
          <w:iCs/>
        </w:rPr>
        <w:t>: Low-Rank Adaptation for Multi-Task Learning, arXiv:2410.09437 (2024). https://doi.org/10.48550/arXiv.2410.09437.</w:t>
      </w:r>
    </w:p>
    <w:p w14:paraId="4E88A741" w14:textId="59EEF6FA" w:rsidR="006856D5" w:rsidRPr="00BF738C" w:rsidRDefault="00C30CAC">
      <w:pPr>
        <w:pStyle w:val="ac"/>
        <w:numPr>
          <w:ilvl w:val="0"/>
          <w:numId w:val="26"/>
        </w:numPr>
        <w:wordWrap w:val="0"/>
        <w:spacing w:after="0" w:line="240" w:lineRule="auto"/>
        <w:jc w:val="both"/>
        <w:rPr>
          <w:rFonts w:ascii="Arial" w:hAnsi="Arial" w:cs="Arial"/>
        </w:rPr>
      </w:pPr>
      <w:proofErr w:type="spellStart"/>
      <w:proofErr w:type="gramStart"/>
      <w:r>
        <w:rPr>
          <w:rFonts w:ascii="Arial" w:hAnsi="Arial" w:cs="Arial"/>
        </w:rPr>
        <w:t>A</w:t>
      </w:r>
      <w:r>
        <w:rPr>
          <w:rFonts w:ascii="Arial" w:hAnsi="Arial" w:cs="Arial"/>
          <w:lang w:eastAsia="zh-CN"/>
        </w:rPr>
        <w:t>.</w:t>
      </w:r>
      <w:r w:rsidR="006856D5" w:rsidRPr="00BF738C">
        <w:rPr>
          <w:rFonts w:ascii="Arial" w:hAnsi="Arial" w:cs="Arial"/>
        </w:rPr>
        <w:t>Fernández</w:t>
      </w:r>
      <w:proofErr w:type="spellEnd"/>
      <w:proofErr w:type="gramEnd"/>
      <w:r w:rsidR="006856D5" w:rsidRPr="00BF738C">
        <w:rPr>
          <w:rFonts w:ascii="Arial" w:hAnsi="Arial" w:cs="Arial"/>
        </w:rPr>
        <w:t xml:space="preserve">-Montes et al., </w:t>
      </w:r>
      <w:proofErr w:type="spellStart"/>
      <w:r w:rsidR="006856D5" w:rsidRPr="00BF738C">
        <w:rPr>
          <w:rFonts w:ascii="Arial" w:hAnsi="Arial" w:cs="Arial"/>
        </w:rPr>
        <w:t>SimilarityTS</w:t>
      </w:r>
      <w:proofErr w:type="spellEnd"/>
      <w:r w:rsidR="006856D5" w:rsidRPr="00BF738C">
        <w:rPr>
          <w:rFonts w:ascii="Arial" w:hAnsi="Arial" w:cs="Arial"/>
        </w:rPr>
        <w:t xml:space="preserve">: Toolkit for the evaluation of similarity for multivariate time series, </w:t>
      </w:r>
      <w:proofErr w:type="spellStart"/>
      <w:r w:rsidR="006856D5" w:rsidRPr="00BF738C">
        <w:rPr>
          <w:rFonts w:ascii="Arial" w:hAnsi="Arial" w:cs="Arial"/>
        </w:rPr>
        <w:t>SoftwareX</w:t>
      </w:r>
      <w:proofErr w:type="spellEnd"/>
      <w:r w:rsidR="006856D5" w:rsidRPr="00BF738C">
        <w:rPr>
          <w:rFonts w:ascii="Arial" w:hAnsi="Arial" w:cs="Arial"/>
        </w:rPr>
        <w:t xml:space="preserve"> 23 (2023) 101223. https://doi.org/10.1016/j.softx.2023.101223. </w:t>
      </w:r>
    </w:p>
    <w:p w14:paraId="6094047B" w14:textId="6650BCA3" w:rsidR="00C35D9A" w:rsidRPr="00823865" w:rsidRDefault="00C40F76" w:rsidP="00823865">
      <w:pPr>
        <w:pStyle w:val="ac"/>
        <w:numPr>
          <w:ilvl w:val="0"/>
          <w:numId w:val="26"/>
        </w:numPr>
        <w:wordWrap w:val="0"/>
        <w:spacing w:after="0" w:line="240" w:lineRule="auto"/>
        <w:jc w:val="both"/>
        <w:rPr>
          <w:rFonts w:ascii="Arial" w:hAnsi="Arial" w:cs="Arial"/>
          <w:rPrChange w:id="190" w:author="思寒 *" w:date="2026-04-20T22:25:00Z">
            <w:rPr/>
          </w:rPrChange>
        </w:rPr>
        <w:pPrChange w:id="191" w:author="思寒 *" w:date="2026-04-20T22:25:00Z">
          <w:pPr>
            <w:pStyle w:val="ac"/>
            <w:numPr>
              <w:numId w:val="26"/>
            </w:numPr>
            <w:wordWrap w:val="0"/>
            <w:spacing w:after="0" w:line="240" w:lineRule="auto"/>
            <w:ind w:left="420" w:hanging="420"/>
            <w:jc w:val="both"/>
          </w:pPr>
        </w:pPrChange>
      </w:pPr>
      <w:r w:rsidRPr="00C40F76">
        <w:rPr>
          <w:rFonts w:ascii="Arial" w:hAnsi="Arial" w:cs="Arial"/>
        </w:rPr>
        <w:t xml:space="preserve">Sergio </w:t>
      </w:r>
      <w:proofErr w:type="spellStart"/>
      <w:r w:rsidRPr="00C40F76">
        <w:rPr>
          <w:rFonts w:ascii="Arial" w:hAnsi="Arial" w:cs="Arial"/>
        </w:rPr>
        <w:t>Cantero</w:t>
      </w:r>
      <w:proofErr w:type="spellEnd"/>
      <w:r w:rsidRPr="00C40F76">
        <w:rPr>
          <w:rFonts w:ascii="Arial" w:hAnsi="Arial" w:cs="Arial"/>
        </w:rPr>
        <w:t>-Chinchilla</w:t>
      </w:r>
      <w:r>
        <w:rPr>
          <w:rFonts w:ascii="Arial" w:hAnsi="Arial" w:cs="Arial"/>
        </w:rPr>
        <w:t xml:space="preserve"> </w:t>
      </w:r>
      <w:proofErr w:type="gramStart"/>
      <w:r>
        <w:rPr>
          <w:rFonts w:ascii="Arial" w:hAnsi="Arial" w:cs="Arial"/>
        </w:rPr>
        <w:t>et al.</w:t>
      </w:r>
      <w:r w:rsidRPr="00C40F76">
        <w:rPr>
          <w:rFonts w:ascii="Arial" w:hAnsi="Arial" w:cs="Arial"/>
        </w:rPr>
        <w:t>,</w:t>
      </w:r>
      <w:proofErr w:type="spellStart"/>
      <w:r w:rsidRPr="00C40F76">
        <w:rPr>
          <w:rFonts w:ascii="Arial" w:hAnsi="Arial" w:cs="Arial"/>
        </w:rPr>
        <w:t>OptiSens</w:t>
      </w:r>
      <w:proofErr w:type="spellEnd"/>
      <w:proofErr w:type="gramEnd"/>
      <w:r w:rsidRPr="00C40F76">
        <w:rPr>
          <w:rFonts w:ascii="Arial" w:hAnsi="Arial" w:cs="Arial"/>
        </w:rPr>
        <w:t xml:space="preserve">—Convex optimization of sensor and actuator placement for ultrasonic guided-wave based structural health </w:t>
      </w:r>
      <w:proofErr w:type="spellStart"/>
      <w:r w:rsidRPr="00C40F76">
        <w:rPr>
          <w:rFonts w:ascii="Arial" w:hAnsi="Arial" w:cs="Arial"/>
        </w:rPr>
        <w:t>monitoring,SoftwareX,Volume</w:t>
      </w:r>
      <w:proofErr w:type="spellEnd"/>
      <w:r w:rsidRPr="00C40F76">
        <w:rPr>
          <w:rFonts w:ascii="Arial" w:hAnsi="Arial" w:cs="Arial"/>
        </w:rPr>
        <w:t xml:space="preserve"> 13,2021,100643,ISSN 2352-7110,https://doi.org/10.1016/j.softx.2020.100643.</w:t>
      </w:r>
    </w:p>
    <w:p w14:paraId="7507EEA4" w14:textId="7E33A835" w:rsidR="006856D5" w:rsidRPr="00BF738C" w:rsidRDefault="006856D5">
      <w:pPr>
        <w:pStyle w:val="ac"/>
        <w:numPr>
          <w:ilvl w:val="0"/>
          <w:numId w:val="26"/>
        </w:numPr>
        <w:wordWrap w:val="0"/>
        <w:spacing w:after="0" w:line="240" w:lineRule="auto"/>
        <w:jc w:val="both"/>
        <w:rPr>
          <w:rFonts w:ascii="Arial" w:hAnsi="Arial" w:cs="Arial"/>
        </w:rPr>
      </w:pPr>
      <w:r w:rsidRPr="00BF738C">
        <w:rPr>
          <w:rFonts w:ascii="Arial" w:hAnsi="Arial" w:cs="Arial"/>
        </w:rPr>
        <w:t>Y. Lai et al., Framework for long-term structural health monitoring by computer vision and digital twin, Structures 44 (2022) 152–163. https://doi.org/10.1016/j.istruc.2022.08.052.</w:t>
      </w:r>
    </w:p>
    <w:p w14:paraId="4C5B0DAD" w14:textId="4585BC5C" w:rsidR="006856D5" w:rsidRPr="00BF738C" w:rsidRDefault="006856D5">
      <w:pPr>
        <w:pStyle w:val="ac"/>
        <w:numPr>
          <w:ilvl w:val="0"/>
          <w:numId w:val="26"/>
        </w:numPr>
        <w:wordWrap w:val="0"/>
        <w:spacing w:after="0" w:line="240" w:lineRule="auto"/>
        <w:jc w:val="both"/>
        <w:rPr>
          <w:rFonts w:ascii="Arial" w:hAnsi="Arial" w:cs="Arial"/>
        </w:rPr>
      </w:pPr>
      <w:r w:rsidRPr="00BF738C">
        <w:rPr>
          <w:rFonts w:ascii="Arial" w:hAnsi="Arial" w:cs="Arial"/>
        </w:rPr>
        <w:t xml:space="preserve">J. Huang et al., Framework for a practical and cost-effective IoT-enhanced structural health monitoring and damage diagnostics system with digital twinning, J. Civil Struct. Health </w:t>
      </w:r>
      <w:proofErr w:type="spellStart"/>
      <w:r w:rsidRPr="00BF738C">
        <w:rPr>
          <w:rFonts w:ascii="Arial" w:hAnsi="Arial" w:cs="Arial"/>
        </w:rPr>
        <w:t>Monit</w:t>
      </w:r>
      <w:proofErr w:type="spellEnd"/>
      <w:r w:rsidRPr="00BF738C">
        <w:rPr>
          <w:rFonts w:ascii="Arial" w:hAnsi="Arial" w:cs="Arial"/>
        </w:rPr>
        <w:t>. (2025). https://doi.org/10.1007/s13349-025-00927-9.</w:t>
      </w:r>
    </w:p>
    <w:p w14:paraId="5C2888AD" w14:textId="34252023" w:rsidR="006856D5" w:rsidRPr="00BF738C" w:rsidRDefault="006856D5">
      <w:pPr>
        <w:pStyle w:val="ac"/>
        <w:numPr>
          <w:ilvl w:val="0"/>
          <w:numId w:val="26"/>
        </w:numPr>
        <w:wordWrap w:val="0"/>
        <w:spacing w:after="0" w:line="240" w:lineRule="auto"/>
        <w:jc w:val="both"/>
        <w:rPr>
          <w:rFonts w:ascii="Arial" w:hAnsi="Arial" w:cs="Arial"/>
        </w:rPr>
      </w:pPr>
      <w:r w:rsidRPr="00BF738C">
        <w:rPr>
          <w:rFonts w:ascii="Arial" w:hAnsi="Arial" w:cs="Arial"/>
        </w:rPr>
        <w:t xml:space="preserve">R. </w:t>
      </w:r>
      <w:proofErr w:type="spellStart"/>
      <w:r w:rsidRPr="00BF738C">
        <w:rPr>
          <w:rFonts w:ascii="Arial" w:hAnsi="Arial" w:cs="Arial"/>
        </w:rPr>
        <w:t>Boccagna</w:t>
      </w:r>
      <w:proofErr w:type="spellEnd"/>
      <w:r w:rsidRPr="00BF738C">
        <w:rPr>
          <w:rFonts w:ascii="Arial" w:hAnsi="Arial" w:cs="Arial"/>
        </w:rPr>
        <w:t xml:space="preserve"> et al., Unsupervised Deep Learning for Structural Health Monitoring, Big Data </w:t>
      </w:r>
      <w:proofErr w:type="spellStart"/>
      <w:r w:rsidRPr="00BF738C">
        <w:rPr>
          <w:rFonts w:ascii="Arial" w:hAnsi="Arial" w:cs="Arial"/>
        </w:rPr>
        <w:t>Cogn</w:t>
      </w:r>
      <w:proofErr w:type="spellEnd"/>
      <w:r w:rsidRPr="00BF738C">
        <w:rPr>
          <w:rFonts w:ascii="Arial" w:hAnsi="Arial" w:cs="Arial"/>
        </w:rPr>
        <w:t xml:space="preserve">. </w:t>
      </w:r>
      <w:proofErr w:type="spellStart"/>
      <w:r w:rsidRPr="00BF738C">
        <w:rPr>
          <w:rFonts w:ascii="Arial" w:hAnsi="Arial" w:cs="Arial"/>
        </w:rPr>
        <w:t>Comput</w:t>
      </w:r>
      <w:proofErr w:type="spellEnd"/>
      <w:r w:rsidRPr="00BF738C">
        <w:rPr>
          <w:rFonts w:ascii="Arial" w:hAnsi="Arial" w:cs="Arial"/>
        </w:rPr>
        <w:t>. 7 (2023) 99. https://doi.org/10.3390/bdcc7020099.</w:t>
      </w:r>
    </w:p>
    <w:p w14:paraId="772D29CD" w14:textId="4A2C262C" w:rsidR="00B40A22" w:rsidRDefault="006856D5" w:rsidP="00173834">
      <w:pPr>
        <w:pStyle w:val="ac"/>
        <w:numPr>
          <w:ilvl w:val="0"/>
          <w:numId w:val="26"/>
        </w:numPr>
        <w:wordWrap w:val="0"/>
        <w:spacing w:after="0" w:line="240" w:lineRule="auto"/>
        <w:jc w:val="both"/>
        <w:rPr>
          <w:ins w:id="192" w:author="思寒 *" w:date="2026-04-20T22:25:00Z"/>
          <w:rFonts w:ascii="Arial" w:hAnsi="Arial" w:cs="Arial"/>
        </w:rPr>
      </w:pPr>
      <w:r w:rsidRPr="00BF738C">
        <w:rPr>
          <w:rFonts w:ascii="Arial" w:hAnsi="Arial" w:cs="Arial"/>
        </w:rPr>
        <w:t>E. Carter et al., Augmented Reality-Based Real-Time Visualization for Structural Health Monitoring, Sensors 24 (2024) (PMC10934679).</w:t>
      </w:r>
    </w:p>
    <w:p w14:paraId="1AC13A0E" w14:textId="57E24390" w:rsidR="00823865" w:rsidRDefault="00823865" w:rsidP="00173834">
      <w:pPr>
        <w:pStyle w:val="ac"/>
        <w:numPr>
          <w:ilvl w:val="0"/>
          <w:numId w:val="26"/>
        </w:numPr>
        <w:wordWrap w:val="0"/>
        <w:spacing w:after="0" w:line="240" w:lineRule="auto"/>
        <w:jc w:val="both"/>
        <w:rPr>
          <w:ins w:id="193" w:author="思寒 *" w:date="2026-04-20T22:25:00Z"/>
          <w:rFonts w:ascii="Arial" w:hAnsi="Arial" w:cs="Arial"/>
        </w:rPr>
      </w:pPr>
      <w:ins w:id="194" w:author="思寒 *" w:date="2026-04-20T22:25:00Z">
        <w:r w:rsidRPr="00823865">
          <w:rPr>
            <w:rFonts w:ascii="Arial" w:hAnsi="Arial" w:cs="Arial"/>
          </w:rPr>
          <w:t xml:space="preserve">Monti, G., Rabi, R.R., Marella, L., </w:t>
        </w:r>
        <w:proofErr w:type="spellStart"/>
        <w:r w:rsidRPr="00823865">
          <w:rPr>
            <w:rFonts w:ascii="Arial" w:hAnsi="Arial" w:cs="Arial"/>
          </w:rPr>
          <w:t>Proietti</w:t>
        </w:r>
        <w:proofErr w:type="spellEnd"/>
        <w:r w:rsidRPr="00823865">
          <w:rPr>
            <w:rFonts w:ascii="Arial" w:hAnsi="Arial" w:cs="Arial"/>
          </w:rPr>
          <w:t xml:space="preserve">, S.T., 2025. Data-driven decision support system for the safety management of railway bridge networks. Reliability Engineering &amp; System Safety, 262, 111202. </w:t>
        </w:r>
        <w:r>
          <w:rPr>
            <w:rFonts w:ascii="Arial" w:hAnsi="Arial" w:cs="Arial"/>
          </w:rPr>
          <w:fldChar w:fldCharType="begin"/>
        </w:r>
        <w:r>
          <w:rPr>
            <w:rFonts w:ascii="Arial" w:hAnsi="Arial" w:cs="Arial"/>
          </w:rPr>
          <w:instrText xml:space="preserve"> HYPERLINK "</w:instrText>
        </w:r>
        <w:r w:rsidRPr="00823865">
          <w:rPr>
            <w:rFonts w:ascii="Arial" w:hAnsi="Arial" w:cs="Arial"/>
          </w:rPr>
          <w:instrText>https://doi.org/10.1016/j.ress.2025.111202</w:instrText>
        </w:r>
        <w:r>
          <w:rPr>
            <w:rFonts w:ascii="Arial" w:hAnsi="Arial" w:cs="Arial"/>
          </w:rPr>
          <w:instrText xml:space="preserve">" </w:instrText>
        </w:r>
        <w:r>
          <w:rPr>
            <w:rFonts w:ascii="Arial" w:hAnsi="Arial" w:cs="Arial"/>
          </w:rPr>
          <w:fldChar w:fldCharType="separate"/>
        </w:r>
        <w:r w:rsidRPr="006B3D81">
          <w:rPr>
            <w:rStyle w:val="ad"/>
            <w:rFonts w:ascii="Arial" w:hAnsi="Arial" w:cs="Arial"/>
          </w:rPr>
          <w:t>https://doi.org/10.1016/j.ress.2025.111202</w:t>
        </w:r>
        <w:r>
          <w:rPr>
            <w:rFonts w:ascii="Arial" w:hAnsi="Arial" w:cs="Arial"/>
          </w:rPr>
          <w:fldChar w:fldCharType="end"/>
        </w:r>
        <w:r w:rsidRPr="00823865">
          <w:rPr>
            <w:rFonts w:ascii="Arial" w:hAnsi="Arial" w:cs="Arial"/>
          </w:rPr>
          <w:t>.</w:t>
        </w:r>
      </w:ins>
    </w:p>
    <w:p w14:paraId="28A9C679" w14:textId="7A39B4BF" w:rsidR="00823865" w:rsidRDefault="00823865" w:rsidP="00173834">
      <w:pPr>
        <w:pStyle w:val="ac"/>
        <w:numPr>
          <w:ilvl w:val="0"/>
          <w:numId w:val="26"/>
        </w:numPr>
        <w:wordWrap w:val="0"/>
        <w:spacing w:after="0" w:line="240" w:lineRule="auto"/>
        <w:jc w:val="both"/>
        <w:rPr>
          <w:ins w:id="195" w:author="思寒 *" w:date="2026-04-20T22:25:00Z"/>
          <w:rFonts w:ascii="Arial" w:hAnsi="Arial" w:cs="Arial"/>
        </w:rPr>
      </w:pPr>
      <w:ins w:id="196" w:author="思寒 *" w:date="2026-04-20T22:25:00Z">
        <w:r w:rsidRPr="00823865">
          <w:rPr>
            <w:rFonts w:ascii="Arial" w:hAnsi="Arial" w:cs="Arial"/>
          </w:rPr>
          <w:t xml:space="preserve">Rabi, R.R., </w:t>
        </w:r>
        <w:proofErr w:type="spellStart"/>
        <w:r w:rsidRPr="00823865">
          <w:rPr>
            <w:rFonts w:ascii="Arial" w:hAnsi="Arial" w:cs="Arial"/>
          </w:rPr>
          <w:t>Vailati</w:t>
        </w:r>
        <w:proofErr w:type="spellEnd"/>
        <w:r w:rsidRPr="00823865">
          <w:rPr>
            <w:rFonts w:ascii="Arial" w:hAnsi="Arial" w:cs="Arial"/>
          </w:rPr>
          <w:t xml:space="preserve">, M., Monti, G., 2024. Effectiveness of vibration-based techniques for damage localization and lifetime prediction in structural health monitoring of bridges: A comprehensive review. Buildings, 14(4), 1183. </w:t>
        </w:r>
        <w:r>
          <w:rPr>
            <w:rFonts w:ascii="Arial" w:hAnsi="Arial" w:cs="Arial"/>
          </w:rPr>
          <w:fldChar w:fldCharType="begin"/>
        </w:r>
        <w:r>
          <w:rPr>
            <w:rFonts w:ascii="Arial" w:hAnsi="Arial" w:cs="Arial"/>
          </w:rPr>
          <w:instrText xml:space="preserve"> HYPERLINK "</w:instrText>
        </w:r>
        <w:r w:rsidRPr="00823865">
          <w:rPr>
            <w:rFonts w:ascii="Arial" w:hAnsi="Arial" w:cs="Arial"/>
          </w:rPr>
          <w:instrText>https://doi.org/10.3390/buildings14041183</w:instrText>
        </w:r>
        <w:r>
          <w:rPr>
            <w:rFonts w:ascii="Arial" w:hAnsi="Arial" w:cs="Arial"/>
          </w:rPr>
          <w:instrText xml:space="preserve">" </w:instrText>
        </w:r>
        <w:r>
          <w:rPr>
            <w:rFonts w:ascii="Arial" w:hAnsi="Arial" w:cs="Arial"/>
          </w:rPr>
          <w:fldChar w:fldCharType="separate"/>
        </w:r>
        <w:r w:rsidRPr="006B3D81">
          <w:rPr>
            <w:rStyle w:val="ad"/>
            <w:rFonts w:ascii="Arial" w:hAnsi="Arial" w:cs="Arial"/>
          </w:rPr>
          <w:t>https://doi.org/10.3390/buildings14041183</w:t>
        </w:r>
        <w:r>
          <w:rPr>
            <w:rFonts w:ascii="Arial" w:hAnsi="Arial" w:cs="Arial"/>
          </w:rPr>
          <w:fldChar w:fldCharType="end"/>
        </w:r>
        <w:r w:rsidRPr="00823865">
          <w:rPr>
            <w:rFonts w:ascii="Arial" w:hAnsi="Arial" w:cs="Arial"/>
          </w:rPr>
          <w:t>.</w:t>
        </w:r>
      </w:ins>
    </w:p>
    <w:p w14:paraId="2B4D6FE5" w14:textId="06857C63" w:rsidR="00823865" w:rsidRPr="00173834" w:rsidRDefault="00823865" w:rsidP="00173834">
      <w:pPr>
        <w:pStyle w:val="ac"/>
        <w:numPr>
          <w:ilvl w:val="0"/>
          <w:numId w:val="26"/>
        </w:numPr>
        <w:wordWrap w:val="0"/>
        <w:spacing w:after="0" w:line="240" w:lineRule="auto"/>
        <w:jc w:val="both"/>
        <w:rPr>
          <w:rFonts w:ascii="Arial" w:hAnsi="Arial" w:cs="Arial"/>
        </w:rPr>
      </w:pPr>
      <w:ins w:id="197" w:author="思寒 *" w:date="2026-04-20T22:25:00Z">
        <w:r w:rsidRPr="00823865">
          <w:rPr>
            <w:rFonts w:ascii="Arial" w:hAnsi="Arial" w:cs="Arial"/>
          </w:rPr>
          <w:t>Rabi, R.R., Monti, G., 2025. Genetic algorithm-based model updating in a real-time digital twin for steel bridge monitoring. Applied Sciences, 15(8), 4074. https://doi.org/10.3390/app15084074.</w:t>
        </w:r>
      </w:ins>
    </w:p>
    <w:sectPr w:rsidR="00823865" w:rsidRPr="00173834" w:rsidSect="00D6575B">
      <w:footerReference w:type="default" r:id="rId15"/>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66C30" w14:textId="77777777" w:rsidR="000E4A50" w:rsidRDefault="000E4A50" w:rsidP="00AB5093">
      <w:pPr>
        <w:spacing w:after="0" w:line="240" w:lineRule="auto"/>
      </w:pPr>
      <w:r>
        <w:separator/>
      </w:r>
    </w:p>
  </w:endnote>
  <w:endnote w:type="continuationSeparator" w:id="0">
    <w:p w14:paraId="0C42E84D" w14:textId="77777777" w:rsidR="000E4A50" w:rsidRDefault="000E4A50"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8014338"/>
      <w:docPartObj>
        <w:docPartGallery w:val="Page Numbers (Bottom of Page)"/>
        <w:docPartUnique/>
      </w:docPartObj>
    </w:sdtPr>
    <w:sdtEndPr>
      <w:rPr>
        <w:noProof/>
      </w:rPr>
    </w:sdtEndPr>
    <w:sdtContent>
      <w:p w14:paraId="1E3910BF" w14:textId="77777777" w:rsidR="00870D55" w:rsidRDefault="00870D55">
        <w:pPr>
          <w:pStyle w:val="aa"/>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4E5EC" w14:textId="77777777" w:rsidR="000E4A50" w:rsidRDefault="000E4A50" w:rsidP="00AB5093">
      <w:pPr>
        <w:spacing w:after="0" w:line="240" w:lineRule="auto"/>
      </w:pPr>
      <w:r>
        <w:separator/>
      </w:r>
    </w:p>
  </w:footnote>
  <w:footnote w:type="continuationSeparator" w:id="0">
    <w:p w14:paraId="1100C126" w14:textId="77777777" w:rsidR="000E4A50" w:rsidRDefault="000E4A50" w:rsidP="00AB50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15ED6833"/>
    <w:multiLevelType w:val="hybridMultilevel"/>
    <w:tmpl w:val="755CB4F8"/>
    <w:lvl w:ilvl="0" w:tplc="08090001">
      <w:start w:val="1"/>
      <w:numFmt w:val="bullet"/>
      <w:lvlText w:val=""/>
      <w:lvlJc w:val="left"/>
      <w:pPr>
        <w:ind w:left="780" w:hanging="420"/>
      </w:pPr>
      <w:rPr>
        <w:rFonts w:ascii="Symbol" w:hAnsi="Symbo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 w15:restartNumberingAfterBreak="0">
    <w:nsid w:val="17042D46"/>
    <w:multiLevelType w:val="hybridMultilevel"/>
    <w:tmpl w:val="219A520C"/>
    <w:lvl w:ilvl="0" w:tplc="04090001">
      <w:start w:val="1"/>
      <w:numFmt w:val="bullet"/>
      <w:lvlText w:val=""/>
      <w:lvlJc w:val="left"/>
      <w:pPr>
        <w:ind w:left="1860" w:hanging="420"/>
      </w:pPr>
      <w:rPr>
        <w:rFonts w:ascii="Symbol" w:hAnsi="Symbol" w:hint="default"/>
      </w:rPr>
    </w:lvl>
    <w:lvl w:ilvl="1" w:tplc="04090003" w:tentative="1">
      <w:start w:val="1"/>
      <w:numFmt w:val="bullet"/>
      <w:lvlText w:val=""/>
      <w:lvlJc w:val="left"/>
      <w:pPr>
        <w:ind w:left="2280" w:hanging="420"/>
      </w:pPr>
      <w:rPr>
        <w:rFonts w:ascii="Wingdings" w:hAnsi="Wingdings" w:hint="default"/>
      </w:rPr>
    </w:lvl>
    <w:lvl w:ilvl="2" w:tplc="04090005" w:tentative="1">
      <w:start w:val="1"/>
      <w:numFmt w:val="bullet"/>
      <w:lvlText w:val=""/>
      <w:lvlJc w:val="left"/>
      <w:pPr>
        <w:ind w:left="2700" w:hanging="420"/>
      </w:pPr>
      <w:rPr>
        <w:rFonts w:ascii="Wingdings" w:hAnsi="Wingdings" w:hint="default"/>
      </w:rPr>
    </w:lvl>
    <w:lvl w:ilvl="3" w:tplc="04090001" w:tentative="1">
      <w:start w:val="1"/>
      <w:numFmt w:val="bullet"/>
      <w:lvlText w:val=""/>
      <w:lvlJc w:val="left"/>
      <w:pPr>
        <w:ind w:left="3120" w:hanging="420"/>
      </w:pPr>
      <w:rPr>
        <w:rFonts w:ascii="Wingdings" w:hAnsi="Wingdings" w:hint="default"/>
      </w:rPr>
    </w:lvl>
    <w:lvl w:ilvl="4" w:tplc="04090003" w:tentative="1">
      <w:start w:val="1"/>
      <w:numFmt w:val="bullet"/>
      <w:lvlText w:val=""/>
      <w:lvlJc w:val="left"/>
      <w:pPr>
        <w:ind w:left="3540" w:hanging="420"/>
      </w:pPr>
      <w:rPr>
        <w:rFonts w:ascii="Wingdings" w:hAnsi="Wingdings" w:hint="default"/>
      </w:rPr>
    </w:lvl>
    <w:lvl w:ilvl="5" w:tplc="04090005" w:tentative="1">
      <w:start w:val="1"/>
      <w:numFmt w:val="bullet"/>
      <w:lvlText w:val=""/>
      <w:lvlJc w:val="left"/>
      <w:pPr>
        <w:ind w:left="3960" w:hanging="420"/>
      </w:pPr>
      <w:rPr>
        <w:rFonts w:ascii="Wingdings" w:hAnsi="Wingdings" w:hint="default"/>
      </w:rPr>
    </w:lvl>
    <w:lvl w:ilvl="6" w:tplc="04090001" w:tentative="1">
      <w:start w:val="1"/>
      <w:numFmt w:val="bullet"/>
      <w:lvlText w:val=""/>
      <w:lvlJc w:val="left"/>
      <w:pPr>
        <w:ind w:left="4380" w:hanging="420"/>
      </w:pPr>
      <w:rPr>
        <w:rFonts w:ascii="Wingdings" w:hAnsi="Wingdings" w:hint="default"/>
      </w:rPr>
    </w:lvl>
    <w:lvl w:ilvl="7" w:tplc="04090003" w:tentative="1">
      <w:start w:val="1"/>
      <w:numFmt w:val="bullet"/>
      <w:lvlText w:val=""/>
      <w:lvlJc w:val="left"/>
      <w:pPr>
        <w:ind w:left="4800" w:hanging="420"/>
      </w:pPr>
      <w:rPr>
        <w:rFonts w:ascii="Wingdings" w:hAnsi="Wingdings" w:hint="default"/>
      </w:rPr>
    </w:lvl>
    <w:lvl w:ilvl="8" w:tplc="04090005" w:tentative="1">
      <w:start w:val="1"/>
      <w:numFmt w:val="bullet"/>
      <w:lvlText w:val=""/>
      <w:lvlJc w:val="left"/>
      <w:pPr>
        <w:ind w:left="5220" w:hanging="420"/>
      </w:pPr>
      <w:rPr>
        <w:rFonts w:ascii="Wingdings" w:hAnsi="Wingdings" w:hint="default"/>
      </w:rPr>
    </w:lvl>
  </w:abstractNum>
  <w:abstractNum w:abstractNumId="4"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101B21"/>
    <w:multiLevelType w:val="hybridMultilevel"/>
    <w:tmpl w:val="E4A2D30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7" w15:restartNumberingAfterBreak="0">
    <w:nsid w:val="291A752F"/>
    <w:multiLevelType w:val="hybridMultilevel"/>
    <w:tmpl w:val="B1A0F29A"/>
    <w:lvl w:ilvl="0" w:tplc="04090001">
      <w:start w:val="1"/>
      <w:numFmt w:val="bullet"/>
      <w:lvlText w:val=""/>
      <w:lvlJc w:val="left"/>
      <w:pPr>
        <w:ind w:left="781" w:hanging="420"/>
      </w:pPr>
      <w:rPr>
        <w:rFonts w:ascii="Symbol" w:hAnsi="Symbol" w:hint="default"/>
      </w:rPr>
    </w:lvl>
    <w:lvl w:ilvl="1" w:tplc="04090003">
      <w:start w:val="1"/>
      <w:numFmt w:val="bullet"/>
      <w:lvlText w:val=""/>
      <w:lvlJc w:val="left"/>
      <w:pPr>
        <w:ind w:left="1201" w:hanging="420"/>
      </w:pPr>
      <w:rPr>
        <w:rFonts w:ascii="Wingdings" w:hAnsi="Wingdings" w:hint="default"/>
      </w:rPr>
    </w:lvl>
    <w:lvl w:ilvl="2" w:tplc="04090005" w:tentative="1">
      <w:start w:val="1"/>
      <w:numFmt w:val="bullet"/>
      <w:lvlText w:val=""/>
      <w:lvlJc w:val="left"/>
      <w:pPr>
        <w:ind w:left="1621" w:hanging="420"/>
      </w:pPr>
      <w:rPr>
        <w:rFonts w:ascii="Wingdings" w:hAnsi="Wingdings" w:hint="default"/>
      </w:rPr>
    </w:lvl>
    <w:lvl w:ilvl="3" w:tplc="04090001" w:tentative="1">
      <w:start w:val="1"/>
      <w:numFmt w:val="bullet"/>
      <w:lvlText w:val=""/>
      <w:lvlJc w:val="left"/>
      <w:pPr>
        <w:ind w:left="2041" w:hanging="420"/>
      </w:pPr>
      <w:rPr>
        <w:rFonts w:ascii="Wingdings" w:hAnsi="Wingdings" w:hint="default"/>
      </w:rPr>
    </w:lvl>
    <w:lvl w:ilvl="4" w:tplc="04090003" w:tentative="1">
      <w:start w:val="1"/>
      <w:numFmt w:val="bullet"/>
      <w:lvlText w:val=""/>
      <w:lvlJc w:val="left"/>
      <w:pPr>
        <w:ind w:left="2461" w:hanging="420"/>
      </w:pPr>
      <w:rPr>
        <w:rFonts w:ascii="Wingdings" w:hAnsi="Wingdings" w:hint="default"/>
      </w:rPr>
    </w:lvl>
    <w:lvl w:ilvl="5" w:tplc="04090005" w:tentative="1">
      <w:start w:val="1"/>
      <w:numFmt w:val="bullet"/>
      <w:lvlText w:val=""/>
      <w:lvlJc w:val="left"/>
      <w:pPr>
        <w:ind w:left="2881" w:hanging="420"/>
      </w:pPr>
      <w:rPr>
        <w:rFonts w:ascii="Wingdings" w:hAnsi="Wingdings" w:hint="default"/>
      </w:rPr>
    </w:lvl>
    <w:lvl w:ilvl="6" w:tplc="04090001" w:tentative="1">
      <w:start w:val="1"/>
      <w:numFmt w:val="bullet"/>
      <w:lvlText w:val=""/>
      <w:lvlJc w:val="left"/>
      <w:pPr>
        <w:ind w:left="3301" w:hanging="420"/>
      </w:pPr>
      <w:rPr>
        <w:rFonts w:ascii="Wingdings" w:hAnsi="Wingdings" w:hint="default"/>
      </w:rPr>
    </w:lvl>
    <w:lvl w:ilvl="7" w:tplc="04090003" w:tentative="1">
      <w:start w:val="1"/>
      <w:numFmt w:val="bullet"/>
      <w:lvlText w:val=""/>
      <w:lvlJc w:val="left"/>
      <w:pPr>
        <w:ind w:left="3721" w:hanging="420"/>
      </w:pPr>
      <w:rPr>
        <w:rFonts w:ascii="Wingdings" w:hAnsi="Wingdings" w:hint="default"/>
      </w:rPr>
    </w:lvl>
    <w:lvl w:ilvl="8" w:tplc="04090005" w:tentative="1">
      <w:start w:val="1"/>
      <w:numFmt w:val="bullet"/>
      <w:lvlText w:val=""/>
      <w:lvlJc w:val="left"/>
      <w:pPr>
        <w:ind w:left="4141" w:hanging="420"/>
      </w:pPr>
      <w:rPr>
        <w:rFonts w:ascii="Wingdings" w:hAnsi="Wingdings" w:hint="default"/>
      </w:rPr>
    </w:lvl>
  </w:abstractNum>
  <w:abstractNum w:abstractNumId="8" w15:restartNumberingAfterBreak="0">
    <w:nsid w:val="2C3A7AC1"/>
    <w:multiLevelType w:val="hybridMultilevel"/>
    <w:tmpl w:val="19B6E29A"/>
    <w:lvl w:ilvl="0" w:tplc="87960EFC">
      <w:numFmt w:val="bullet"/>
      <w:lvlText w:val=""/>
      <w:lvlJc w:val="left"/>
      <w:pPr>
        <w:ind w:left="420" w:hanging="420"/>
      </w:pPr>
      <w:rPr>
        <w:rFonts w:ascii="Symbol" w:eastAsia="PMingLiU" w:hAnsi="Symbol" w:cs="PMingLiU"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30167D9F"/>
    <w:multiLevelType w:val="hybridMultilevel"/>
    <w:tmpl w:val="33A25774"/>
    <w:lvl w:ilvl="0" w:tplc="552AAC76">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59880EDA">
      <w:start w:val="1"/>
      <w:numFmt w:val="lowerLetter"/>
      <w:lvlText w:val="(%3)"/>
      <w:lvlJc w:val="left"/>
      <w:pPr>
        <w:ind w:left="1260" w:hanging="42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11" w15:restartNumberingAfterBreak="0">
    <w:nsid w:val="3E6D114E"/>
    <w:multiLevelType w:val="hybridMultilevel"/>
    <w:tmpl w:val="014C0DA8"/>
    <w:lvl w:ilvl="0" w:tplc="0216600A">
      <w:numFmt w:val="bullet"/>
      <w:lvlText w:val=""/>
      <w:lvlJc w:val="left"/>
      <w:pPr>
        <w:ind w:left="781" w:hanging="42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
      <w:lvlJc w:val="left"/>
      <w:pPr>
        <w:ind w:left="1201" w:hanging="420"/>
      </w:pPr>
      <w:rPr>
        <w:rFonts w:ascii="Wingdings" w:hAnsi="Wingdings" w:hint="default"/>
      </w:rPr>
    </w:lvl>
    <w:lvl w:ilvl="2" w:tplc="04090005" w:tentative="1">
      <w:start w:val="1"/>
      <w:numFmt w:val="bullet"/>
      <w:lvlText w:val=""/>
      <w:lvlJc w:val="left"/>
      <w:pPr>
        <w:ind w:left="1621" w:hanging="420"/>
      </w:pPr>
      <w:rPr>
        <w:rFonts w:ascii="Wingdings" w:hAnsi="Wingdings" w:hint="default"/>
      </w:rPr>
    </w:lvl>
    <w:lvl w:ilvl="3" w:tplc="04090001" w:tentative="1">
      <w:start w:val="1"/>
      <w:numFmt w:val="bullet"/>
      <w:lvlText w:val=""/>
      <w:lvlJc w:val="left"/>
      <w:pPr>
        <w:ind w:left="2041" w:hanging="420"/>
      </w:pPr>
      <w:rPr>
        <w:rFonts w:ascii="Wingdings" w:hAnsi="Wingdings" w:hint="default"/>
      </w:rPr>
    </w:lvl>
    <w:lvl w:ilvl="4" w:tplc="04090003" w:tentative="1">
      <w:start w:val="1"/>
      <w:numFmt w:val="bullet"/>
      <w:lvlText w:val=""/>
      <w:lvlJc w:val="left"/>
      <w:pPr>
        <w:ind w:left="2461" w:hanging="420"/>
      </w:pPr>
      <w:rPr>
        <w:rFonts w:ascii="Wingdings" w:hAnsi="Wingdings" w:hint="default"/>
      </w:rPr>
    </w:lvl>
    <w:lvl w:ilvl="5" w:tplc="04090005" w:tentative="1">
      <w:start w:val="1"/>
      <w:numFmt w:val="bullet"/>
      <w:lvlText w:val=""/>
      <w:lvlJc w:val="left"/>
      <w:pPr>
        <w:ind w:left="2881" w:hanging="420"/>
      </w:pPr>
      <w:rPr>
        <w:rFonts w:ascii="Wingdings" w:hAnsi="Wingdings" w:hint="default"/>
      </w:rPr>
    </w:lvl>
    <w:lvl w:ilvl="6" w:tplc="04090001" w:tentative="1">
      <w:start w:val="1"/>
      <w:numFmt w:val="bullet"/>
      <w:lvlText w:val=""/>
      <w:lvlJc w:val="left"/>
      <w:pPr>
        <w:ind w:left="3301" w:hanging="420"/>
      </w:pPr>
      <w:rPr>
        <w:rFonts w:ascii="Wingdings" w:hAnsi="Wingdings" w:hint="default"/>
      </w:rPr>
    </w:lvl>
    <w:lvl w:ilvl="7" w:tplc="04090003" w:tentative="1">
      <w:start w:val="1"/>
      <w:numFmt w:val="bullet"/>
      <w:lvlText w:val=""/>
      <w:lvlJc w:val="left"/>
      <w:pPr>
        <w:ind w:left="3721" w:hanging="420"/>
      </w:pPr>
      <w:rPr>
        <w:rFonts w:ascii="Wingdings" w:hAnsi="Wingdings" w:hint="default"/>
      </w:rPr>
    </w:lvl>
    <w:lvl w:ilvl="8" w:tplc="04090005" w:tentative="1">
      <w:start w:val="1"/>
      <w:numFmt w:val="bullet"/>
      <w:lvlText w:val=""/>
      <w:lvlJc w:val="left"/>
      <w:pPr>
        <w:ind w:left="4141" w:hanging="420"/>
      </w:pPr>
      <w:rPr>
        <w:rFonts w:ascii="Wingdings" w:hAnsi="Wingdings" w:hint="default"/>
      </w:rPr>
    </w:lvl>
  </w:abstractNum>
  <w:abstractNum w:abstractNumId="12" w15:restartNumberingAfterBreak="0">
    <w:nsid w:val="3EE64DA5"/>
    <w:multiLevelType w:val="hybridMultilevel"/>
    <w:tmpl w:val="2E200DB8"/>
    <w:lvl w:ilvl="0" w:tplc="AEA222BE">
      <w:start w:val="1"/>
      <w:numFmt w:val="decimal"/>
      <w:lvlText w:val="[%1]"/>
      <w:lvlJc w:val="left"/>
      <w:pPr>
        <w:ind w:left="420" w:hanging="420"/>
      </w:pPr>
      <w:rPr>
        <w:rFonts w:hint="default"/>
      </w:rPr>
    </w:lvl>
    <w:lvl w:ilvl="1" w:tplc="1CAEA048">
      <w:start w:val="1"/>
      <w:numFmt w:val="upperLetter"/>
      <w:lvlText w:val="%2."/>
      <w:lvlJc w:val="left"/>
      <w:pPr>
        <w:ind w:left="780" w:hanging="360"/>
      </w:pPr>
      <w:rPr>
        <w:rFonts w:hint="default"/>
      </w:rPr>
    </w:lvl>
    <w:lvl w:ilvl="2" w:tplc="6AAEFB66">
      <w:start w:val="15"/>
      <w:numFmt w:val="bullet"/>
      <w:lvlText w:val="%3."/>
      <w:lvlJc w:val="left"/>
      <w:pPr>
        <w:ind w:left="1200" w:hanging="360"/>
      </w:pPr>
      <w:rPr>
        <w:rFonts w:ascii="Wingdings" w:eastAsiaTheme="minorEastAsia" w:hAnsi="Wingdings" w:cs="Arial"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78635A9"/>
    <w:multiLevelType w:val="hybridMultilevel"/>
    <w:tmpl w:val="824CFFE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4C616B7C"/>
    <w:multiLevelType w:val="hybridMultilevel"/>
    <w:tmpl w:val="7E6086B6"/>
    <w:lvl w:ilvl="0" w:tplc="0216600A">
      <w:numFmt w:val="bullet"/>
      <w:lvlText w:val=""/>
      <w:lvlJc w:val="left"/>
      <w:pPr>
        <w:ind w:left="781" w:hanging="42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
      <w:lvlJc w:val="left"/>
      <w:pPr>
        <w:ind w:left="1201" w:hanging="420"/>
      </w:pPr>
      <w:rPr>
        <w:rFonts w:ascii="Wingdings" w:hAnsi="Wingdings" w:hint="default"/>
      </w:rPr>
    </w:lvl>
    <w:lvl w:ilvl="2" w:tplc="04090005" w:tentative="1">
      <w:start w:val="1"/>
      <w:numFmt w:val="bullet"/>
      <w:lvlText w:val=""/>
      <w:lvlJc w:val="left"/>
      <w:pPr>
        <w:ind w:left="1621" w:hanging="420"/>
      </w:pPr>
      <w:rPr>
        <w:rFonts w:ascii="Wingdings" w:hAnsi="Wingdings" w:hint="default"/>
      </w:rPr>
    </w:lvl>
    <w:lvl w:ilvl="3" w:tplc="04090001" w:tentative="1">
      <w:start w:val="1"/>
      <w:numFmt w:val="bullet"/>
      <w:lvlText w:val=""/>
      <w:lvlJc w:val="left"/>
      <w:pPr>
        <w:ind w:left="2041" w:hanging="420"/>
      </w:pPr>
      <w:rPr>
        <w:rFonts w:ascii="Wingdings" w:hAnsi="Wingdings" w:hint="default"/>
      </w:rPr>
    </w:lvl>
    <w:lvl w:ilvl="4" w:tplc="04090003" w:tentative="1">
      <w:start w:val="1"/>
      <w:numFmt w:val="bullet"/>
      <w:lvlText w:val=""/>
      <w:lvlJc w:val="left"/>
      <w:pPr>
        <w:ind w:left="2461" w:hanging="420"/>
      </w:pPr>
      <w:rPr>
        <w:rFonts w:ascii="Wingdings" w:hAnsi="Wingdings" w:hint="default"/>
      </w:rPr>
    </w:lvl>
    <w:lvl w:ilvl="5" w:tplc="04090005" w:tentative="1">
      <w:start w:val="1"/>
      <w:numFmt w:val="bullet"/>
      <w:lvlText w:val=""/>
      <w:lvlJc w:val="left"/>
      <w:pPr>
        <w:ind w:left="2881" w:hanging="420"/>
      </w:pPr>
      <w:rPr>
        <w:rFonts w:ascii="Wingdings" w:hAnsi="Wingdings" w:hint="default"/>
      </w:rPr>
    </w:lvl>
    <w:lvl w:ilvl="6" w:tplc="04090001" w:tentative="1">
      <w:start w:val="1"/>
      <w:numFmt w:val="bullet"/>
      <w:lvlText w:val=""/>
      <w:lvlJc w:val="left"/>
      <w:pPr>
        <w:ind w:left="3301" w:hanging="420"/>
      </w:pPr>
      <w:rPr>
        <w:rFonts w:ascii="Wingdings" w:hAnsi="Wingdings" w:hint="default"/>
      </w:rPr>
    </w:lvl>
    <w:lvl w:ilvl="7" w:tplc="04090003" w:tentative="1">
      <w:start w:val="1"/>
      <w:numFmt w:val="bullet"/>
      <w:lvlText w:val=""/>
      <w:lvlJc w:val="left"/>
      <w:pPr>
        <w:ind w:left="3721" w:hanging="420"/>
      </w:pPr>
      <w:rPr>
        <w:rFonts w:ascii="Wingdings" w:hAnsi="Wingdings" w:hint="default"/>
      </w:rPr>
    </w:lvl>
    <w:lvl w:ilvl="8" w:tplc="04090005" w:tentative="1">
      <w:start w:val="1"/>
      <w:numFmt w:val="bullet"/>
      <w:lvlText w:val=""/>
      <w:lvlJc w:val="left"/>
      <w:pPr>
        <w:ind w:left="4141" w:hanging="420"/>
      </w:pPr>
      <w:rPr>
        <w:rFonts w:ascii="Wingdings" w:hAnsi="Wingdings" w:hint="default"/>
      </w:rPr>
    </w:lvl>
  </w:abstractNum>
  <w:abstractNum w:abstractNumId="1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2251A2B"/>
    <w:multiLevelType w:val="hybridMultilevel"/>
    <w:tmpl w:val="433CD942"/>
    <w:lvl w:ilvl="0" w:tplc="04090001">
      <w:start w:val="1"/>
      <w:numFmt w:val="bullet"/>
      <w:lvlText w:val=""/>
      <w:lvlJc w:val="left"/>
      <w:pPr>
        <w:ind w:left="420" w:hanging="420"/>
      </w:pPr>
      <w:rPr>
        <w:rFonts w:ascii="Wingdings" w:hAnsi="Wingdings" w:hint="default"/>
      </w:rPr>
    </w:lvl>
    <w:lvl w:ilvl="1" w:tplc="0216600A">
      <w:numFmt w:val="bullet"/>
      <w:lvlText w:val=""/>
      <w:lvlJc w:val="left"/>
      <w:pPr>
        <w:ind w:left="840" w:hanging="42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52846BF3"/>
    <w:multiLevelType w:val="hybridMultilevel"/>
    <w:tmpl w:val="47FA994E"/>
    <w:lvl w:ilvl="0" w:tplc="552AAC76">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20"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68304888"/>
    <w:multiLevelType w:val="hybridMultilevel"/>
    <w:tmpl w:val="7CE03402"/>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25"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4365CA"/>
    <w:multiLevelType w:val="multilevel"/>
    <w:tmpl w:val="8EF6FEAC"/>
    <w:lvl w:ilvl="0">
      <w:start w:val="1"/>
      <w:numFmt w:val="decimal"/>
      <w:lvlText w:val="%1."/>
      <w:lvlJc w:val="left"/>
      <w:pPr>
        <w:ind w:left="360" w:firstLine="0"/>
      </w:pPr>
      <w:rPr>
        <w:sz w:val="22"/>
        <w:szCs w:val="22"/>
      </w:r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27"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6"/>
  </w:num>
  <w:num w:numId="2">
    <w:abstractNumId w:val="10"/>
  </w:num>
  <w:num w:numId="3">
    <w:abstractNumId w:val="6"/>
  </w:num>
  <w:num w:numId="4">
    <w:abstractNumId w:val="19"/>
  </w:num>
  <w:num w:numId="5">
    <w:abstractNumId w:val="18"/>
  </w:num>
  <w:num w:numId="6">
    <w:abstractNumId w:val="27"/>
  </w:num>
  <w:num w:numId="7">
    <w:abstractNumId w:val="25"/>
  </w:num>
  <w:num w:numId="8">
    <w:abstractNumId w:val="0"/>
  </w:num>
  <w:num w:numId="9">
    <w:abstractNumId w:val="1"/>
  </w:num>
  <w:num w:numId="10">
    <w:abstractNumId w:val="24"/>
  </w:num>
  <w:num w:numId="11">
    <w:abstractNumId w:val="15"/>
  </w:num>
  <w:num w:numId="12">
    <w:abstractNumId w:val="20"/>
  </w:num>
  <w:num w:numId="13">
    <w:abstractNumId w:val="4"/>
  </w:num>
  <w:num w:numId="14">
    <w:abstractNumId w:val="22"/>
  </w:num>
  <w:num w:numId="15">
    <w:abstractNumId w:val="23"/>
  </w:num>
  <w:num w:numId="16">
    <w:abstractNumId w:val="3"/>
  </w:num>
  <w:num w:numId="17">
    <w:abstractNumId w:val="7"/>
  </w:num>
  <w:num w:numId="18">
    <w:abstractNumId w:val="21"/>
  </w:num>
  <w:num w:numId="19">
    <w:abstractNumId w:val="8"/>
  </w:num>
  <w:num w:numId="20">
    <w:abstractNumId w:val="5"/>
  </w:num>
  <w:num w:numId="21">
    <w:abstractNumId w:val="13"/>
  </w:num>
  <w:num w:numId="22">
    <w:abstractNumId w:val="16"/>
  </w:num>
  <w:num w:numId="23">
    <w:abstractNumId w:val="14"/>
  </w:num>
  <w:num w:numId="24">
    <w:abstractNumId w:val="11"/>
  </w:num>
  <w:num w:numId="25">
    <w:abstractNumId w:val="2"/>
  </w:num>
  <w:num w:numId="26">
    <w:abstractNumId w:val="12"/>
  </w:num>
  <w:num w:numId="27">
    <w:abstractNumId w:val="17"/>
  </w:num>
  <w:num w:numId="2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思寒 *">
    <w15:presenceInfo w15:providerId="Windows Live" w15:userId="9a8cd013a205dc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712D4"/>
    <w:rsid w:val="00094455"/>
    <w:rsid w:val="00097534"/>
    <w:rsid w:val="000A7417"/>
    <w:rsid w:val="000B5CDC"/>
    <w:rsid w:val="000C09B8"/>
    <w:rsid w:val="000C5BBC"/>
    <w:rsid w:val="000C6151"/>
    <w:rsid w:val="000E4A50"/>
    <w:rsid w:val="0010029C"/>
    <w:rsid w:val="00107BC4"/>
    <w:rsid w:val="0012427A"/>
    <w:rsid w:val="00125E70"/>
    <w:rsid w:val="001341CB"/>
    <w:rsid w:val="00151B5A"/>
    <w:rsid w:val="00173834"/>
    <w:rsid w:val="001972E6"/>
    <w:rsid w:val="001A439F"/>
    <w:rsid w:val="001C07AF"/>
    <w:rsid w:val="001D3F99"/>
    <w:rsid w:val="001E3522"/>
    <w:rsid w:val="001E633E"/>
    <w:rsid w:val="001F4A1A"/>
    <w:rsid w:val="00276BFF"/>
    <w:rsid w:val="00283600"/>
    <w:rsid w:val="002A7C78"/>
    <w:rsid w:val="002B7866"/>
    <w:rsid w:val="002C7DC9"/>
    <w:rsid w:val="002E406B"/>
    <w:rsid w:val="002E73A4"/>
    <w:rsid w:val="002F1E10"/>
    <w:rsid w:val="002F7052"/>
    <w:rsid w:val="0030041B"/>
    <w:rsid w:val="00342191"/>
    <w:rsid w:val="00356BEC"/>
    <w:rsid w:val="00370332"/>
    <w:rsid w:val="003804CD"/>
    <w:rsid w:val="00383284"/>
    <w:rsid w:val="003A0BD2"/>
    <w:rsid w:val="003B2748"/>
    <w:rsid w:val="003B4D9B"/>
    <w:rsid w:val="003B7432"/>
    <w:rsid w:val="003D08D4"/>
    <w:rsid w:val="003D6136"/>
    <w:rsid w:val="003E12FE"/>
    <w:rsid w:val="003E19D6"/>
    <w:rsid w:val="003E7274"/>
    <w:rsid w:val="004051DE"/>
    <w:rsid w:val="00406110"/>
    <w:rsid w:val="00406F82"/>
    <w:rsid w:val="0047564C"/>
    <w:rsid w:val="00495DE3"/>
    <w:rsid w:val="004A24C8"/>
    <w:rsid w:val="004B6E22"/>
    <w:rsid w:val="004C3682"/>
    <w:rsid w:val="004C6587"/>
    <w:rsid w:val="004D2308"/>
    <w:rsid w:val="004E2FA5"/>
    <w:rsid w:val="00500865"/>
    <w:rsid w:val="00541E7D"/>
    <w:rsid w:val="00563A0B"/>
    <w:rsid w:val="0056454B"/>
    <w:rsid w:val="0057428A"/>
    <w:rsid w:val="00586C67"/>
    <w:rsid w:val="0059138E"/>
    <w:rsid w:val="005B5D90"/>
    <w:rsid w:val="005B691D"/>
    <w:rsid w:val="005F0B17"/>
    <w:rsid w:val="00605455"/>
    <w:rsid w:val="00653AC5"/>
    <w:rsid w:val="00657B03"/>
    <w:rsid w:val="00657BC9"/>
    <w:rsid w:val="006856D5"/>
    <w:rsid w:val="006B6223"/>
    <w:rsid w:val="006B7704"/>
    <w:rsid w:val="006F0B96"/>
    <w:rsid w:val="00705BAB"/>
    <w:rsid w:val="007526E3"/>
    <w:rsid w:val="0079770B"/>
    <w:rsid w:val="007A0305"/>
    <w:rsid w:val="007A2F35"/>
    <w:rsid w:val="007B1531"/>
    <w:rsid w:val="007D4E77"/>
    <w:rsid w:val="007D5B5E"/>
    <w:rsid w:val="00823865"/>
    <w:rsid w:val="008264DE"/>
    <w:rsid w:val="00830072"/>
    <w:rsid w:val="00862129"/>
    <w:rsid w:val="00864E23"/>
    <w:rsid w:val="00870D55"/>
    <w:rsid w:val="00876C0A"/>
    <w:rsid w:val="00881534"/>
    <w:rsid w:val="00883C55"/>
    <w:rsid w:val="008941E0"/>
    <w:rsid w:val="008B083B"/>
    <w:rsid w:val="008E3FC5"/>
    <w:rsid w:val="008F38E0"/>
    <w:rsid w:val="009014B4"/>
    <w:rsid w:val="00927C4D"/>
    <w:rsid w:val="009434A7"/>
    <w:rsid w:val="0098116E"/>
    <w:rsid w:val="009B279E"/>
    <w:rsid w:val="009C1B13"/>
    <w:rsid w:val="009C765C"/>
    <w:rsid w:val="00A202E8"/>
    <w:rsid w:val="00A22F63"/>
    <w:rsid w:val="00A31866"/>
    <w:rsid w:val="00A36DAC"/>
    <w:rsid w:val="00A43006"/>
    <w:rsid w:val="00A45D84"/>
    <w:rsid w:val="00A46948"/>
    <w:rsid w:val="00A51119"/>
    <w:rsid w:val="00A75CB1"/>
    <w:rsid w:val="00A80EB1"/>
    <w:rsid w:val="00A97BBA"/>
    <w:rsid w:val="00A97D71"/>
    <w:rsid w:val="00AA1266"/>
    <w:rsid w:val="00AA45F5"/>
    <w:rsid w:val="00AB5093"/>
    <w:rsid w:val="00AC6100"/>
    <w:rsid w:val="00AC64DD"/>
    <w:rsid w:val="00AD0AD8"/>
    <w:rsid w:val="00AE7C45"/>
    <w:rsid w:val="00AF4056"/>
    <w:rsid w:val="00B0142B"/>
    <w:rsid w:val="00B05E7A"/>
    <w:rsid w:val="00B201E7"/>
    <w:rsid w:val="00B20215"/>
    <w:rsid w:val="00B31E4D"/>
    <w:rsid w:val="00B40A22"/>
    <w:rsid w:val="00B47DF4"/>
    <w:rsid w:val="00B70C33"/>
    <w:rsid w:val="00B73758"/>
    <w:rsid w:val="00B8795C"/>
    <w:rsid w:val="00B97E6E"/>
    <w:rsid w:val="00BA3D04"/>
    <w:rsid w:val="00BA6FA1"/>
    <w:rsid w:val="00BB3F8B"/>
    <w:rsid w:val="00BC74C3"/>
    <w:rsid w:val="00BD6C94"/>
    <w:rsid w:val="00BF11B2"/>
    <w:rsid w:val="00BF738C"/>
    <w:rsid w:val="00C11150"/>
    <w:rsid w:val="00C216CC"/>
    <w:rsid w:val="00C26E84"/>
    <w:rsid w:val="00C30CAC"/>
    <w:rsid w:val="00C35B86"/>
    <w:rsid w:val="00C35D9A"/>
    <w:rsid w:val="00C40E4A"/>
    <w:rsid w:val="00C40F76"/>
    <w:rsid w:val="00C41F60"/>
    <w:rsid w:val="00C601E5"/>
    <w:rsid w:val="00C73A76"/>
    <w:rsid w:val="00C74DC6"/>
    <w:rsid w:val="00CC784D"/>
    <w:rsid w:val="00CE059D"/>
    <w:rsid w:val="00CE19F0"/>
    <w:rsid w:val="00CE3620"/>
    <w:rsid w:val="00CF54CB"/>
    <w:rsid w:val="00D45277"/>
    <w:rsid w:val="00D64224"/>
    <w:rsid w:val="00D6575B"/>
    <w:rsid w:val="00D70B49"/>
    <w:rsid w:val="00DD2460"/>
    <w:rsid w:val="00DD6313"/>
    <w:rsid w:val="00DD67E2"/>
    <w:rsid w:val="00DE2B25"/>
    <w:rsid w:val="00DF7D0B"/>
    <w:rsid w:val="00E4682C"/>
    <w:rsid w:val="00E71895"/>
    <w:rsid w:val="00E843F9"/>
    <w:rsid w:val="00E93B54"/>
    <w:rsid w:val="00EC33D7"/>
    <w:rsid w:val="00EE6A0C"/>
    <w:rsid w:val="00F07FA3"/>
    <w:rsid w:val="00F24B55"/>
    <w:rsid w:val="00F316C1"/>
    <w:rsid w:val="00F55829"/>
    <w:rsid w:val="00F85964"/>
    <w:rsid w:val="00F90F06"/>
    <w:rsid w:val="00F95C39"/>
    <w:rsid w:val="00FA0619"/>
    <w:rsid w:val="00FC4EE1"/>
    <w:rsid w:val="00FC6B88"/>
    <w:rsid w:val="00FE615A"/>
    <w:rsid w:val="00FE651A"/>
    <w:rsid w:val="00FF6418"/>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link w:val="10"/>
    <w:pPr>
      <w:keepNext/>
      <w:keepLines/>
      <w:spacing w:before="480" w:after="0"/>
      <w:outlineLvl w:val="0"/>
    </w:pPr>
    <w:rPr>
      <w:rFonts w:ascii="Cambria" w:eastAsia="Cambria" w:hAnsi="Cambria" w:cs="Cambria"/>
      <w:b/>
      <w:sz w:val="28"/>
    </w:rPr>
  </w:style>
  <w:style w:type="paragraph" w:styleId="2">
    <w:name w:val="heading 2"/>
    <w:basedOn w:val="a"/>
    <w:next w:val="a"/>
    <w:pPr>
      <w:keepNext/>
      <w:keepLines/>
      <w:spacing w:before="200" w:after="0"/>
      <w:outlineLvl w:val="1"/>
    </w:pPr>
    <w:rPr>
      <w:rFonts w:ascii="Cambria" w:eastAsia="Cambria" w:hAnsi="Cambria" w:cs="Cambria"/>
      <w:b/>
      <w:sz w:val="26"/>
    </w:rPr>
  </w:style>
  <w:style w:type="paragraph" w:styleId="3">
    <w:name w:val="heading 3"/>
    <w:basedOn w:val="a"/>
    <w:next w:val="a"/>
    <w:pPr>
      <w:keepNext/>
      <w:keepLines/>
      <w:spacing w:before="200" w:after="0" w:line="271" w:lineRule="auto"/>
      <w:outlineLvl w:val="2"/>
    </w:pPr>
    <w:rPr>
      <w:rFonts w:ascii="Cambria" w:eastAsia="Cambria" w:hAnsi="Cambria" w:cs="Cambria"/>
      <w:b/>
    </w:rPr>
  </w:style>
  <w:style w:type="paragraph" w:styleId="4">
    <w:name w:val="heading 4"/>
    <w:basedOn w:val="a"/>
    <w:next w:val="a"/>
    <w:pPr>
      <w:keepNext/>
      <w:keepLines/>
      <w:spacing w:before="200" w:after="0"/>
      <w:outlineLvl w:val="3"/>
    </w:pPr>
    <w:rPr>
      <w:rFonts w:ascii="Cambria" w:eastAsia="Cambria" w:hAnsi="Cambria" w:cs="Cambria"/>
      <w:b/>
      <w:i/>
    </w:rPr>
  </w:style>
  <w:style w:type="paragraph" w:styleId="5">
    <w:name w:val="heading 5"/>
    <w:basedOn w:val="a"/>
    <w:next w:val="a"/>
    <w:pPr>
      <w:keepNext/>
      <w:keepLines/>
      <w:spacing w:before="200" w:after="0"/>
      <w:outlineLvl w:val="4"/>
    </w:pPr>
    <w:rPr>
      <w:rFonts w:ascii="Cambria" w:eastAsia="Cambria" w:hAnsi="Cambria" w:cs="Cambria"/>
      <w:b/>
    </w:rPr>
  </w:style>
  <w:style w:type="paragraph" w:styleId="6">
    <w:name w:val="heading 6"/>
    <w:basedOn w:val="a"/>
    <w:next w:val="a"/>
    <w:pPr>
      <w:keepNext/>
      <w:keepLines/>
      <w:spacing w:after="0" w:line="271" w:lineRule="auto"/>
      <w:outlineLvl w:val="5"/>
    </w:pPr>
    <w:rPr>
      <w:rFonts w:ascii="Cambria" w:eastAsia="Cambria" w:hAnsi="Cambria" w:cs="Cambria"/>
      <w:b/>
      <w: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pPr>
      <w:keepNext/>
      <w:keepLines/>
      <w:spacing w:line="240" w:lineRule="auto"/>
    </w:pPr>
    <w:rPr>
      <w:rFonts w:ascii="Cambria" w:eastAsia="Cambria" w:hAnsi="Cambria" w:cs="Cambria"/>
      <w:sz w:val="52"/>
    </w:rPr>
  </w:style>
  <w:style w:type="paragraph" w:styleId="a4">
    <w:name w:val="Subtitle"/>
    <w:basedOn w:val="a"/>
    <w:next w:val="a"/>
    <w:pPr>
      <w:keepNext/>
      <w:keepLines/>
      <w:spacing w:after="600"/>
    </w:pPr>
    <w:rPr>
      <w:rFonts w:ascii="Cambria" w:eastAsia="Cambria" w:hAnsi="Cambria" w:cs="Cambria"/>
      <w:i/>
      <w:color w:val="666666"/>
      <w:sz w:val="24"/>
    </w:rPr>
  </w:style>
  <w:style w:type="table" w:customStyle="1" w:styleId="a5">
    <w:basedOn w:val="a1"/>
    <w:pPr>
      <w:spacing w:after="0" w:line="240" w:lineRule="auto"/>
    </w:pPr>
    <w:tblPr>
      <w:tblStyleRowBandSize w:val="1"/>
      <w:tblStyleColBandSize w:val="1"/>
      <w:tblCellMar>
        <w:left w:w="115" w:type="dxa"/>
        <w:right w:w="115" w:type="dxa"/>
      </w:tblCellMar>
    </w:tblPr>
  </w:style>
  <w:style w:type="table" w:customStyle="1" w:styleId="a6">
    <w:basedOn w:val="a1"/>
    <w:pPr>
      <w:spacing w:after="0" w:line="240" w:lineRule="auto"/>
    </w:pPr>
    <w:tblPr>
      <w:tblStyleRowBandSize w:val="1"/>
      <w:tblStyleColBandSize w:val="1"/>
      <w:tblCellMar>
        <w:left w:w="115" w:type="dxa"/>
        <w:right w:w="115" w:type="dxa"/>
      </w:tblCellMar>
    </w:tblPr>
  </w:style>
  <w:style w:type="character" w:styleId="a7">
    <w:name w:val="line number"/>
    <w:basedOn w:val="a0"/>
    <w:uiPriority w:val="99"/>
    <w:semiHidden/>
    <w:unhideWhenUsed/>
    <w:rsid w:val="00AB5093"/>
  </w:style>
  <w:style w:type="paragraph" w:styleId="a8">
    <w:name w:val="header"/>
    <w:basedOn w:val="a"/>
    <w:link w:val="a9"/>
    <w:uiPriority w:val="99"/>
    <w:unhideWhenUsed/>
    <w:rsid w:val="00AB5093"/>
    <w:pPr>
      <w:tabs>
        <w:tab w:val="center" w:pos="4513"/>
        <w:tab w:val="right" w:pos="9026"/>
      </w:tabs>
      <w:spacing w:after="0" w:line="240" w:lineRule="auto"/>
    </w:pPr>
  </w:style>
  <w:style w:type="character" w:customStyle="1" w:styleId="a9">
    <w:name w:val="页眉 字符"/>
    <w:basedOn w:val="a0"/>
    <w:link w:val="a8"/>
    <w:uiPriority w:val="99"/>
    <w:rsid w:val="00AB5093"/>
  </w:style>
  <w:style w:type="paragraph" w:styleId="aa">
    <w:name w:val="footer"/>
    <w:basedOn w:val="a"/>
    <w:link w:val="ab"/>
    <w:uiPriority w:val="99"/>
    <w:unhideWhenUsed/>
    <w:rsid w:val="00AB5093"/>
    <w:pPr>
      <w:tabs>
        <w:tab w:val="center" w:pos="4513"/>
        <w:tab w:val="right" w:pos="9026"/>
      </w:tabs>
      <w:spacing w:after="0" w:line="240" w:lineRule="auto"/>
    </w:pPr>
  </w:style>
  <w:style w:type="character" w:customStyle="1" w:styleId="ab">
    <w:name w:val="页脚 字符"/>
    <w:basedOn w:val="a0"/>
    <w:link w:val="aa"/>
    <w:uiPriority w:val="99"/>
    <w:rsid w:val="00AB5093"/>
  </w:style>
  <w:style w:type="paragraph" w:styleId="ac">
    <w:name w:val="List Paragraph"/>
    <w:basedOn w:val="a"/>
    <w:uiPriority w:val="34"/>
    <w:qFormat/>
    <w:rsid w:val="00DE2B25"/>
    <w:pPr>
      <w:ind w:left="720"/>
      <w:contextualSpacing/>
    </w:pPr>
  </w:style>
  <w:style w:type="character" w:styleId="ad">
    <w:name w:val="Hyperlink"/>
    <w:basedOn w:val="a0"/>
    <w:uiPriority w:val="99"/>
    <w:unhideWhenUsed/>
    <w:rsid w:val="00E71895"/>
    <w:rPr>
      <w:color w:val="0000FF" w:themeColor="hyperlink"/>
      <w:u w:val="single"/>
    </w:rPr>
  </w:style>
  <w:style w:type="character" w:styleId="ae">
    <w:name w:val="Unresolved Mention"/>
    <w:basedOn w:val="a0"/>
    <w:uiPriority w:val="99"/>
    <w:semiHidden/>
    <w:unhideWhenUsed/>
    <w:rsid w:val="00E71895"/>
    <w:rPr>
      <w:color w:val="808080"/>
      <w:shd w:val="clear" w:color="auto" w:fill="E6E6E6"/>
    </w:rPr>
  </w:style>
  <w:style w:type="character" w:styleId="af">
    <w:name w:val="annotation reference"/>
    <w:basedOn w:val="a0"/>
    <w:uiPriority w:val="99"/>
    <w:semiHidden/>
    <w:unhideWhenUsed/>
    <w:rsid w:val="00D45277"/>
    <w:rPr>
      <w:sz w:val="16"/>
      <w:szCs w:val="16"/>
    </w:rPr>
  </w:style>
  <w:style w:type="paragraph" w:styleId="af0">
    <w:name w:val="annotation text"/>
    <w:basedOn w:val="a"/>
    <w:link w:val="af1"/>
    <w:uiPriority w:val="99"/>
    <w:unhideWhenUsed/>
    <w:rsid w:val="00D45277"/>
    <w:pPr>
      <w:spacing w:line="240" w:lineRule="auto"/>
    </w:pPr>
    <w:rPr>
      <w:sz w:val="20"/>
    </w:rPr>
  </w:style>
  <w:style w:type="character" w:customStyle="1" w:styleId="af1">
    <w:name w:val="批注文字 字符"/>
    <w:basedOn w:val="a0"/>
    <w:link w:val="af0"/>
    <w:uiPriority w:val="99"/>
    <w:rsid w:val="00D45277"/>
    <w:rPr>
      <w:sz w:val="20"/>
    </w:rPr>
  </w:style>
  <w:style w:type="paragraph" w:styleId="af2">
    <w:name w:val="annotation subject"/>
    <w:basedOn w:val="af0"/>
    <w:next w:val="af0"/>
    <w:link w:val="af3"/>
    <w:uiPriority w:val="99"/>
    <w:semiHidden/>
    <w:unhideWhenUsed/>
    <w:rsid w:val="00D45277"/>
    <w:rPr>
      <w:b/>
      <w:bCs/>
    </w:rPr>
  </w:style>
  <w:style w:type="character" w:customStyle="1" w:styleId="af3">
    <w:name w:val="批注主题 字符"/>
    <w:basedOn w:val="af1"/>
    <w:link w:val="af2"/>
    <w:uiPriority w:val="99"/>
    <w:semiHidden/>
    <w:rsid w:val="00D45277"/>
    <w:rPr>
      <w:b/>
      <w:bCs/>
      <w:sz w:val="20"/>
    </w:rPr>
  </w:style>
  <w:style w:type="character" w:customStyle="1" w:styleId="Hyperlink1">
    <w:name w:val="Hyperlink.1"/>
    <w:basedOn w:val="a0"/>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af4">
    <w:name w:val="Strong"/>
    <w:basedOn w:val="a0"/>
    <w:uiPriority w:val="22"/>
    <w:qFormat/>
    <w:rsid w:val="004051DE"/>
    <w:rPr>
      <w:b/>
      <w:bCs/>
    </w:rPr>
  </w:style>
  <w:style w:type="paragraph" w:styleId="af5">
    <w:name w:val="Revision"/>
    <w:hidden/>
    <w:uiPriority w:val="99"/>
    <w:semiHidden/>
    <w:rsid w:val="00A43006"/>
    <w:pPr>
      <w:spacing w:after="0" w:line="240" w:lineRule="auto"/>
    </w:pPr>
  </w:style>
  <w:style w:type="paragraph" w:styleId="af6">
    <w:name w:val="Balloon Text"/>
    <w:basedOn w:val="a"/>
    <w:link w:val="af7"/>
    <w:uiPriority w:val="99"/>
    <w:semiHidden/>
    <w:unhideWhenUsed/>
    <w:rsid w:val="008F38E0"/>
    <w:pPr>
      <w:spacing w:after="0" w:line="240" w:lineRule="auto"/>
    </w:pPr>
    <w:rPr>
      <w:rFonts w:ascii="Segoe UI" w:hAnsi="Segoe UI" w:cs="Segoe UI"/>
      <w:sz w:val="18"/>
      <w:szCs w:val="18"/>
    </w:rPr>
  </w:style>
  <w:style w:type="character" w:customStyle="1" w:styleId="af7">
    <w:name w:val="批注框文本 字符"/>
    <w:basedOn w:val="a0"/>
    <w:link w:val="af6"/>
    <w:uiPriority w:val="99"/>
    <w:semiHidden/>
    <w:rsid w:val="008F38E0"/>
    <w:rPr>
      <w:rFonts w:ascii="Segoe UI" w:hAnsi="Segoe UI" w:cs="Segoe UI"/>
      <w:sz w:val="18"/>
      <w:szCs w:val="18"/>
    </w:rPr>
  </w:style>
  <w:style w:type="character" w:styleId="af8">
    <w:name w:val="FollowedHyperlink"/>
    <w:basedOn w:val="a0"/>
    <w:uiPriority w:val="99"/>
    <w:semiHidden/>
    <w:unhideWhenUsed/>
    <w:rsid w:val="00151B5A"/>
    <w:rPr>
      <w:color w:val="800080" w:themeColor="followedHyperlink"/>
      <w:u w:val="single"/>
    </w:rPr>
  </w:style>
  <w:style w:type="character" w:customStyle="1" w:styleId="10">
    <w:name w:val="标题 1 字符"/>
    <w:basedOn w:val="a0"/>
    <w:link w:val="1"/>
    <w:rsid w:val="005F0B17"/>
    <w:rPr>
      <w:rFonts w:ascii="Cambria" w:eastAsia="Cambria" w:hAnsi="Cambria" w:cs="Cambria"/>
      <w:b/>
      <w:sz w:val="28"/>
    </w:rPr>
  </w:style>
  <w:style w:type="paragraph" w:styleId="af9">
    <w:name w:val="Normal (Web)"/>
    <w:basedOn w:val="a"/>
    <w:uiPriority w:val="99"/>
    <w:unhideWhenUsed/>
    <w:rsid w:val="00500865"/>
    <w:pPr>
      <w:spacing w:before="100" w:beforeAutospacing="1" w:after="100" w:afterAutospacing="1" w:line="240" w:lineRule="auto"/>
    </w:pPr>
    <w:rPr>
      <w:rFonts w:ascii="宋体" w:eastAsia="宋体" w:hAnsi="宋体" w:cs="宋体"/>
      <w:color w:val="auto"/>
      <w:sz w:val="24"/>
      <w:szCs w:val="24"/>
      <w:lang w:val="en-US" w:eastAsia="zh-CN"/>
    </w:rPr>
  </w:style>
  <w:style w:type="paragraph" w:styleId="TOC">
    <w:name w:val="TOC Heading"/>
    <w:basedOn w:val="1"/>
    <w:next w:val="a"/>
    <w:uiPriority w:val="39"/>
    <w:unhideWhenUsed/>
    <w:qFormat/>
    <w:rsid w:val="00A75CB1"/>
    <w:pPr>
      <w:spacing w:before="240" w:line="259" w:lineRule="auto"/>
      <w:outlineLvl w:val="9"/>
    </w:pPr>
    <w:rPr>
      <w:rFonts w:asciiTheme="majorHAnsi" w:eastAsiaTheme="majorEastAsia" w:hAnsiTheme="majorHAnsi" w:cstheme="majorBidi"/>
      <w:b w:val="0"/>
      <w:color w:val="365F91" w:themeColor="accent1" w:themeShade="BF"/>
      <w:sz w:val="32"/>
      <w:szCs w:val="32"/>
      <w:lang w:val="en-US" w:eastAsia="zh-CN"/>
    </w:rPr>
  </w:style>
  <w:style w:type="paragraph" w:styleId="TOC2">
    <w:name w:val="toc 2"/>
    <w:basedOn w:val="a"/>
    <w:next w:val="a"/>
    <w:autoRedefine/>
    <w:uiPriority w:val="39"/>
    <w:unhideWhenUsed/>
    <w:rsid w:val="00A75CB1"/>
    <w:pPr>
      <w:spacing w:after="100" w:line="259" w:lineRule="auto"/>
      <w:ind w:left="220"/>
    </w:pPr>
    <w:rPr>
      <w:rFonts w:asciiTheme="minorHAnsi" w:hAnsiTheme="minorHAnsi" w:cs="Times New Roman"/>
      <w:color w:val="auto"/>
      <w:szCs w:val="22"/>
      <w:lang w:val="en-US" w:eastAsia="zh-CN"/>
    </w:rPr>
  </w:style>
  <w:style w:type="paragraph" w:styleId="TOC1">
    <w:name w:val="toc 1"/>
    <w:basedOn w:val="a"/>
    <w:next w:val="a"/>
    <w:autoRedefine/>
    <w:uiPriority w:val="39"/>
    <w:unhideWhenUsed/>
    <w:rsid w:val="00A75CB1"/>
    <w:pPr>
      <w:spacing w:after="100" w:line="259" w:lineRule="auto"/>
    </w:pPr>
    <w:rPr>
      <w:rFonts w:asciiTheme="minorHAnsi" w:hAnsiTheme="minorHAnsi" w:cs="Times New Roman"/>
      <w:color w:val="auto"/>
      <w:szCs w:val="22"/>
      <w:lang w:val="en-US" w:eastAsia="zh-CN"/>
    </w:rPr>
  </w:style>
  <w:style w:type="paragraph" w:styleId="TOC3">
    <w:name w:val="toc 3"/>
    <w:basedOn w:val="a"/>
    <w:next w:val="a"/>
    <w:autoRedefine/>
    <w:uiPriority w:val="39"/>
    <w:unhideWhenUsed/>
    <w:rsid w:val="00A75CB1"/>
    <w:pPr>
      <w:spacing w:after="100" w:line="259" w:lineRule="auto"/>
      <w:ind w:left="440"/>
    </w:pPr>
    <w:rPr>
      <w:rFonts w:asciiTheme="minorHAnsi" w:hAnsiTheme="minorHAnsi" w:cs="Times New Roman"/>
      <w:color w:val="auto"/>
      <w:szCs w:val="22"/>
      <w:lang w:val="en-US" w:eastAsia="zh-CN"/>
    </w:rPr>
  </w:style>
  <w:style w:type="paragraph" w:styleId="afa">
    <w:name w:val="No Spacing"/>
    <w:uiPriority w:val="1"/>
    <w:qFormat/>
    <w:rsid w:val="00A75CB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47942423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 w:id="561453762">
      <w:bodyDiv w:val="1"/>
      <w:marLeft w:val="0"/>
      <w:marRight w:val="0"/>
      <w:marTop w:val="0"/>
      <w:marBottom w:val="0"/>
      <w:divBdr>
        <w:top w:val="none" w:sz="0" w:space="0" w:color="auto"/>
        <w:left w:val="none" w:sz="0" w:space="0" w:color="auto"/>
        <w:bottom w:val="none" w:sz="0" w:space="0" w:color="auto"/>
        <w:right w:val="none" w:sz="0" w:space="0" w:color="auto"/>
      </w:divBdr>
    </w:div>
    <w:div w:id="757092832">
      <w:bodyDiv w:val="1"/>
      <w:marLeft w:val="0"/>
      <w:marRight w:val="0"/>
      <w:marTop w:val="0"/>
      <w:marBottom w:val="0"/>
      <w:divBdr>
        <w:top w:val="none" w:sz="0" w:space="0" w:color="auto"/>
        <w:left w:val="none" w:sz="0" w:space="0" w:color="auto"/>
        <w:bottom w:val="none" w:sz="0" w:space="0" w:color="auto"/>
        <w:right w:val="none" w:sz="0" w:space="0" w:color="auto"/>
      </w:divBdr>
    </w:div>
    <w:div w:id="1576162361">
      <w:bodyDiv w:val="1"/>
      <w:marLeft w:val="0"/>
      <w:marRight w:val="0"/>
      <w:marTop w:val="0"/>
      <w:marBottom w:val="0"/>
      <w:divBdr>
        <w:top w:val="none" w:sz="0" w:space="0" w:color="auto"/>
        <w:left w:val="none" w:sz="0" w:space="0" w:color="auto"/>
        <w:bottom w:val="none" w:sz="0" w:space="0" w:color="auto"/>
        <w:right w:val="none" w:sz="0" w:space="0" w:color="auto"/>
      </w:divBdr>
    </w:div>
    <w:div w:id="1614434237">
      <w:bodyDiv w:val="1"/>
      <w:marLeft w:val="0"/>
      <w:marRight w:val="0"/>
      <w:marTop w:val="0"/>
      <w:marBottom w:val="0"/>
      <w:divBdr>
        <w:top w:val="none" w:sz="0" w:space="0" w:color="auto"/>
        <w:left w:val="none" w:sz="0" w:space="0" w:color="auto"/>
        <w:bottom w:val="none" w:sz="0" w:space="0" w:color="auto"/>
        <w:right w:val="none" w:sz="0" w:space="0" w:color="auto"/>
      </w:divBdr>
    </w:div>
    <w:div w:id="1795828500">
      <w:bodyDiv w:val="1"/>
      <w:marLeft w:val="0"/>
      <w:marRight w:val="0"/>
      <w:marTop w:val="0"/>
      <w:marBottom w:val="0"/>
      <w:divBdr>
        <w:top w:val="none" w:sz="0" w:space="0" w:color="auto"/>
        <w:left w:val="none" w:sz="0" w:space="0" w:color="auto"/>
        <w:bottom w:val="none" w:sz="0" w:space="0" w:color="auto"/>
        <w:right w:val="none" w:sz="0" w:space="0" w:color="auto"/>
      </w:divBdr>
      <w:divsChild>
        <w:div w:id="475490651">
          <w:marLeft w:val="0"/>
          <w:marRight w:val="0"/>
          <w:marTop w:val="0"/>
          <w:marBottom w:val="0"/>
          <w:divBdr>
            <w:top w:val="none" w:sz="0" w:space="0" w:color="auto"/>
            <w:left w:val="none" w:sz="0" w:space="0" w:color="auto"/>
            <w:bottom w:val="none" w:sz="0" w:space="0" w:color="auto"/>
            <w:right w:val="none" w:sz="0" w:space="0" w:color="auto"/>
          </w:divBdr>
          <w:divsChild>
            <w:div w:id="690958465">
              <w:marLeft w:val="0"/>
              <w:marRight w:val="0"/>
              <w:marTop w:val="0"/>
              <w:marBottom w:val="0"/>
              <w:divBdr>
                <w:top w:val="none" w:sz="0" w:space="0" w:color="auto"/>
                <w:left w:val="none" w:sz="0" w:space="0" w:color="auto"/>
                <w:bottom w:val="none" w:sz="0" w:space="0" w:color="auto"/>
                <w:right w:val="none" w:sz="0" w:space="0" w:color="auto"/>
              </w:divBdr>
            </w:div>
            <w:div w:id="1338386090">
              <w:marLeft w:val="0"/>
              <w:marRight w:val="0"/>
              <w:marTop w:val="0"/>
              <w:marBottom w:val="0"/>
              <w:divBdr>
                <w:top w:val="none" w:sz="0" w:space="0" w:color="auto"/>
                <w:left w:val="none" w:sz="0" w:space="0" w:color="auto"/>
                <w:bottom w:val="none" w:sz="0" w:space="0" w:color="auto"/>
                <w:right w:val="none" w:sz="0" w:space="0" w:color="auto"/>
              </w:divBdr>
            </w:div>
            <w:div w:id="1281306735">
              <w:marLeft w:val="0"/>
              <w:marRight w:val="0"/>
              <w:marTop w:val="0"/>
              <w:marBottom w:val="0"/>
              <w:divBdr>
                <w:top w:val="none" w:sz="0" w:space="0" w:color="auto"/>
                <w:left w:val="none" w:sz="0" w:space="0" w:color="auto"/>
                <w:bottom w:val="none" w:sz="0" w:space="0" w:color="auto"/>
                <w:right w:val="none" w:sz="0" w:space="0" w:color="auto"/>
              </w:divBdr>
            </w:div>
            <w:div w:id="594755009">
              <w:marLeft w:val="0"/>
              <w:marRight w:val="0"/>
              <w:marTop w:val="0"/>
              <w:marBottom w:val="0"/>
              <w:divBdr>
                <w:top w:val="none" w:sz="0" w:space="0" w:color="auto"/>
                <w:left w:val="none" w:sz="0" w:space="0" w:color="auto"/>
                <w:bottom w:val="none" w:sz="0" w:space="0" w:color="auto"/>
                <w:right w:val="none" w:sz="0" w:space="0" w:color="auto"/>
              </w:divBdr>
            </w:div>
            <w:div w:id="621887132">
              <w:marLeft w:val="0"/>
              <w:marRight w:val="0"/>
              <w:marTop w:val="0"/>
              <w:marBottom w:val="0"/>
              <w:divBdr>
                <w:top w:val="none" w:sz="0" w:space="0" w:color="auto"/>
                <w:left w:val="none" w:sz="0" w:space="0" w:color="auto"/>
                <w:bottom w:val="none" w:sz="0" w:space="0" w:color="auto"/>
                <w:right w:val="none" w:sz="0" w:space="0" w:color="auto"/>
              </w:divBdr>
            </w:div>
            <w:div w:id="1975985118">
              <w:marLeft w:val="0"/>
              <w:marRight w:val="0"/>
              <w:marTop w:val="0"/>
              <w:marBottom w:val="0"/>
              <w:divBdr>
                <w:top w:val="none" w:sz="0" w:space="0" w:color="auto"/>
                <w:left w:val="none" w:sz="0" w:space="0" w:color="auto"/>
                <w:bottom w:val="none" w:sz="0" w:space="0" w:color="auto"/>
                <w:right w:val="none" w:sz="0" w:space="0" w:color="auto"/>
              </w:divBdr>
            </w:div>
            <w:div w:id="2076782713">
              <w:marLeft w:val="0"/>
              <w:marRight w:val="0"/>
              <w:marTop w:val="0"/>
              <w:marBottom w:val="0"/>
              <w:divBdr>
                <w:top w:val="none" w:sz="0" w:space="0" w:color="auto"/>
                <w:left w:val="none" w:sz="0" w:space="0" w:color="auto"/>
                <w:bottom w:val="none" w:sz="0" w:space="0" w:color="auto"/>
                <w:right w:val="none" w:sz="0" w:space="0" w:color="auto"/>
              </w:divBdr>
            </w:div>
            <w:div w:id="760301481">
              <w:marLeft w:val="0"/>
              <w:marRight w:val="0"/>
              <w:marTop w:val="0"/>
              <w:marBottom w:val="0"/>
              <w:divBdr>
                <w:top w:val="none" w:sz="0" w:space="0" w:color="auto"/>
                <w:left w:val="none" w:sz="0" w:space="0" w:color="auto"/>
                <w:bottom w:val="none" w:sz="0" w:space="0" w:color="auto"/>
                <w:right w:val="none" w:sz="0" w:space="0" w:color="auto"/>
              </w:divBdr>
            </w:div>
            <w:div w:id="1022588140">
              <w:marLeft w:val="0"/>
              <w:marRight w:val="0"/>
              <w:marTop w:val="0"/>
              <w:marBottom w:val="0"/>
              <w:divBdr>
                <w:top w:val="none" w:sz="0" w:space="0" w:color="auto"/>
                <w:left w:val="none" w:sz="0" w:space="0" w:color="auto"/>
                <w:bottom w:val="none" w:sz="0" w:space="0" w:color="auto"/>
                <w:right w:val="none" w:sz="0" w:space="0" w:color="auto"/>
              </w:divBdr>
            </w:div>
            <w:div w:id="832795443">
              <w:marLeft w:val="0"/>
              <w:marRight w:val="0"/>
              <w:marTop w:val="0"/>
              <w:marBottom w:val="0"/>
              <w:divBdr>
                <w:top w:val="none" w:sz="0" w:space="0" w:color="auto"/>
                <w:left w:val="none" w:sz="0" w:space="0" w:color="auto"/>
                <w:bottom w:val="none" w:sz="0" w:space="0" w:color="auto"/>
                <w:right w:val="none" w:sz="0" w:space="0" w:color="auto"/>
              </w:divBdr>
            </w:div>
            <w:div w:id="369959770">
              <w:marLeft w:val="0"/>
              <w:marRight w:val="0"/>
              <w:marTop w:val="0"/>
              <w:marBottom w:val="0"/>
              <w:divBdr>
                <w:top w:val="none" w:sz="0" w:space="0" w:color="auto"/>
                <w:left w:val="none" w:sz="0" w:space="0" w:color="auto"/>
                <w:bottom w:val="none" w:sz="0" w:space="0" w:color="auto"/>
                <w:right w:val="none" w:sz="0" w:space="0" w:color="auto"/>
              </w:divBdr>
            </w:div>
            <w:div w:id="1005937069">
              <w:marLeft w:val="0"/>
              <w:marRight w:val="0"/>
              <w:marTop w:val="0"/>
              <w:marBottom w:val="0"/>
              <w:divBdr>
                <w:top w:val="none" w:sz="0" w:space="0" w:color="auto"/>
                <w:left w:val="none" w:sz="0" w:space="0" w:color="auto"/>
                <w:bottom w:val="none" w:sz="0" w:space="0" w:color="auto"/>
                <w:right w:val="none" w:sz="0" w:space="0" w:color="auto"/>
              </w:divBdr>
            </w:div>
            <w:div w:id="1353847549">
              <w:marLeft w:val="0"/>
              <w:marRight w:val="0"/>
              <w:marTop w:val="0"/>
              <w:marBottom w:val="0"/>
              <w:divBdr>
                <w:top w:val="none" w:sz="0" w:space="0" w:color="auto"/>
                <w:left w:val="none" w:sz="0" w:space="0" w:color="auto"/>
                <w:bottom w:val="none" w:sz="0" w:space="0" w:color="auto"/>
                <w:right w:val="none" w:sz="0" w:space="0" w:color="auto"/>
              </w:divBdr>
            </w:div>
            <w:div w:id="1957757054">
              <w:marLeft w:val="0"/>
              <w:marRight w:val="0"/>
              <w:marTop w:val="0"/>
              <w:marBottom w:val="0"/>
              <w:divBdr>
                <w:top w:val="none" w:sz="0" w:space="0" w:color="auto"/>
                <w:left w:val="none" w:sz="0" w:space="0" w:color="auto"/>
                <w:bottom w:val="none" w:sz="0" w:space="0" w:color="auto"/>
                <w:right w:val="none" w:sz="0" w:space="0" w:color="auto"/>
              </w:divBdr>
            </w:div>
            <w:div w:id="2026973786">
              <w:marLeft w:val="0"/>
              <w:marRight w:val="0"/>
              <w:marTop w:val="0"/>
              <w:marBottom w:val="0"/>
              <w:divBdr>
                <w:top w:val="none" w:sz="0" w:space="0" w:color="auto"/>
                <w:left w:val="none" w:sz="0" w:space="0" w:color="auto"/>
                <w:bottom w:val="none" w:sz="0" w:space="0" w:color="auto"/>
                <w:right w:val="none" w:sz="0" w:space="0" w:color="auto"/>
              </w:divBdr>
            </w:div>
            <w:div w:id="1539467125">
              <w:marLeft w:val="0"/>
              <w:marRight w:val="0"/>
              <w:marTop w:val="0"/>
              <w:marBottom w:val="0"/>
              <w:divBdr>
                <w:top w:val="none" w:sz="0" w:space="0" w:color="auto"/>
                <w:left w:val="none" w:sz="0" w:space="0" w:color="auto"/>
                <w:bottom w:val="none" w:sz="0" w:space="0" w:color="auto"/>
                <w:right w:val="none" w:sz="0" w:space="0" w:color="auto"/>
              </w:divBdr>
            </w:div>
            <w:div w:id="594166375">
              <w:marLeft w:val="0"/>
              <w:marRight w:val="0"/>
              <w:marTop w:val="0"/>
              <w:marBottom w:val="0"/>
              <w:divBdr>
                <w:top w:val="none" w:sz="0" w:space="0" w:color="auto"/>
                <w:left w:val="none" w:sz="0" w:space="0" w:color="auto"/>
                <w:bottom w:val="none" w:sz="0" w:space="0" w:color="auto"/>
                <w:right w:val="none" w:sz="0" w:space="0" w:color="auto"/>
              </w:divBdr>
            </w:div>
            <w:div w:id="2013292456">
              <w:marLeft w:val="0"/>
              <w:marRight w:val="0"/>
              <w:marTop w:val="0"/>
              <w:marBottom w:val="0"/>
              <w:divBdr>
                <w:top w:val="none" w:sz="0" w:space="0" w:color="auto"/>
                <w:left w:val="none" w:sz="0" w:space="0" w:color="auto"/>
                <w:bottom w:val="none" w:sz="0" w:space="0" w:color="auto"/>
                <w:right w:val="none" w:sz="0" w:space="0" w:color="auto"/>
              </w:divBdr>
            </w:div>
            <w:div w:id="775367412">
              <w:marLeft w:val="0"/>
              <w:marRight w:val="0"/>
              <w:marTop w:val="0"/>
              <w:marBottom w:val="0"/>
              <w:divBdr>
                <w:top w:val="none" w:sz="0" w:space="0" w:color="auto"/>
                <w:left w:val="none" w:sz="0" w:space="0" w:color="auto"/>
                <w:bottom w:val="none" w:sz="0" w:space="0" w:color="auto"/>
                <w:right w:val="none" w:sz="0" w:space="0" w:color="auto"/>
              </w:divBdr>
            </w:div>
            <w:div w:id="1806073206">
              <w:marLeft w:val="0"/>
              <w:marRight w:val="0"/>
              <w:marTop w:val="0"/>
              <w:marBottom w:val="0"/>
              <w:divBdr>
                <w:top w:val="none" w:sz="0" w:space="0" w:color="auto"/>
                <w:left w:val="none" w:sz="0" w:space="0" w:color="auto"/>
                <w:bottom w:val="none" w:sz="0" w:space="0" w:color="auto"/>
                <w:right w:val="none" w:sz="0" w:space="0" w:color="auto"/>
              </w:divBdr>
            </w:div>
            <w:div w:id="1162501001">
              <w:marLeft w:val="0"/>
              <w:marRight w:val="0"/>
              <w:marTop w:val="0"/>
              <w:marBottom w:val="0"/>
              <w:divBdr>
                <w:top w:val="none" w:sz="0" w:space="0" w:color="auto"/>
                <w:left w:val="none" w:sz="0" w:space="0" w:color="auto"/>
                <w:bottom w:val="none" w:sz="0" w:space="0" w:color="auto"/>
                <w:right w:val="none" w:sz="0" w:space="0" w:color="auto"/>
              </w:divBdr>
            </w:div>
            <w:div w:id="1254318810">
              <w:marLeft w:val="0"/>
              <w:marRight w:val="0"/>
              <w:marTop w:val="0"/>
              <w:marBottom w:val="0"/>
              <w:divBdr>
                <w:top w:val="none" w:sz="0" w:space="0" w:color="auto"/>
                <w:left w:val="none" w:sz="0" w:space="0" w:color="auto"/>
                <w:bottom w:val="none" w:sz="0" w:space="0" w:color="auto"/>
                <w:right w:val="none" w:sz="0" w:space="0" w:color="auto"/>
              </w:divBdr>
            </w:div>
            <w:div w:id="208761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51092">
      <w:bodyDiv w:val="1"/>
      <w:marLeft w:val="0"/>
      <w:marRight w:val="0"/>
      <w:marTop w:val="0"/>
      <w:marBottom w:val="0"/>
      <w:divBdr>
        <w:top w:val="none" w:sz="0" w:space="0" w:color="auto"/>
        <w:left w:val="none" w:sz="0" w:space="0" w:color="auto"/>
        <w:bottom w:val="none" w:sz="0" w:space="0" w:color="auto"/>
        <w:right w:val="none" w:sz="0" w:space="0" w:color="auto"/>
      </w:divBdr>
    </w:div>
    <w:div w:id="20474398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5DC24-1B57-486D-B204-6EA55AE86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1410</TotalTime>
  <Pages>11</Pages>
  <Words>3847</Words>
  <Characters>21934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25730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SoftwareX_article_template.docx</dc:title>
  <dc:creator>Vannoni, Giulia (ELS-CON)</dc:creator>
  <cp:lastModifiedBy>思寒 *</cp:lastModifiedBy>
  <cp:revision>10</cp:revision>
  <dcterms:created xsi:type="dcterms:W3CDTF">2026-03-19T01:35:00Z</dcterms:created>
  <dcterms:modified xsi:type="dcterms:W3CDTF">2026-04-21T01:20:00Z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ies>
</file>